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7FCA0" w14:textId="77777777" w:rsidR="00304243" w:rsidRPr="00C6335B" w:rsidRDefault="00304243" w:rsidP="00304243">
      <w:pPr>
        <w:jc w:val="center"/>
        <w:rPr>
          <w:rFonts w:ascii="Garamond" w:hAnsi="Garamond" w:cs="Didot"/>
          <w:b/>
          <w:bCs/>
          <w:sz w:val="30"/>
          <w:szCs w:val="30"/>
        </w:rPr>
      </w:pPr>
      <w:bookmarkStart w:id="0" w:name="OLE_LINK17"/>
      <w:bookmarkStart w:id="1" w:name="OLE_LINK18"/>
      <w:r w:rsidRPr="00C6335B">
        <w:rPr>
          <w:rFonts w:ascii="Garamond" w:hAnsi="Garamond" w:cs="Didot"/>
          <w:b/>
          <w:bCs/>
          <w:sz w:val="30"/>
          <w:szCs w:val="30"/>
        </w:rPr>
        <w:softHyphen/>
      </w:r>
      <w:r w:rsidRPr="00C6335B">
        <w:rPr>
          <w:rFonts w:ascii="Garamond" w:hAnsi="Garamond" w:cs="Didot"/>
          <w:b/>
          <w:bCs/>
          <w:sz w:val="30"/>
          <w:szCs w:val="30"/>
        </w:rPr>
        <w:softHyphen/>
        <w:t xml:space="preserve">CMPS 312 Mobile </w:t>
      </w:r>
      <w:r>
        <w:rPr>
          <w:rFonts w:ascii="Garamond" w:hAnsi="Garamond" w:cs="Didot"/>
          <w:b/>
          <w:bCs/>
          <w:sz w:val="30"/>
          <w:szCs w:val="30"/>
        </w:rPr>
        <w:t>App</w:t>
      </w:r>
      <w:r w:rsidRPr="00C6335B">
        <w:rPr>
          <w:rFonts w:ascii="Garamond" w:hAnsi="Garamond" w:cs="Didot"/>
          <w:b/>
          <w:bCs/>
          <w:sz w:val="30"/>
          <w:szCs w:val="30"/>
        </w:rPr>
        <w:t xml:space="preserve"> Development</w:t>
      </w:r>
    </w:p>
    <w:p w14:paraId="71E3352D" w14:textId="5D2B8B7E" w:rsidR="00304243" w:rsidRPr="008A5C32" w:rsidRDefault="00304243" w:rsidP="0031504B">
      <w:pPr>
        <w:pStyle w:val="ListParagraph"/>
        <w:rPr>
          <w:rFonts w:ascii="Garamond" w:hAnsi="Garamond" w:cs="Didot"/>
          <w:b/>
          <w:bCs/>
          <w:sz w:val="30"/>
          <w:szCs w:val="30"/>
        </w:rPr>
        <w:pPrChange w:id="2" w:author="Abdulahi Mohamed Hassen" w:date="2020-11-11T23:22:00Z">
          <w:pPr>
            <w:jc w:val="center"/>
          </w:pPr>
        </w:pPrChange>
      </w:pPr>
      <w:r w:rsidRPr="00C6335B">
        <w:rPr>
          <w:rFonts w:ascii="Garamond" w:hAnsi="Garamond" w:cs="Didot"/>
          <w:b/>
          <w:bCs/>
          <w:sz w:val="30"/>
          <w:szCs w:val="30"/>
        </w:rPr>
        <w:t xml:space="preserve">Lab </w:t>
      </w:r>
      <w:r w:rsidR="00335AAB">
        <w:rPr>
          <w:rFonts w:ascii="Garamond" w:hAnsi="Garamond" w:cs="Didot"/>
          <w:b/>
          <w:bCs/>
          <w:sz w:val="30"/>
          <w:szCs w:val="30"/>
        </w:rPr>
        <w:t>1</w:t>
      </w:r>
      <w:r w:rsidR="00B5381D">
        <w:rPr>
          <w:rFonts w:ascii="Garamond" w:hAnsi="Garamond" w:cs="Didot"/>
          <w:b/>
          <w:bCs/>
          <w:sz w:val="30"/>
          <w:szCs w:val="30"/>
        </w:rPr>
        <w:t>2</w:t>
      </w:r>
      <w:r w:rsidRPr="00C6335B">
        <w:rPr>
          <w:rFonts w:ascii="Garamond" w:hAnsi="Garamond" w:cs="Didot"/>
          <w:b/>
          <w:bCs/>
          <w:sz w:val="30"/>
          <w:szCs w:val="30"/>
        </w:rPr>
        <w:t xml:space="preserve"> –</w:t>
      </w:r>
      <w:r w:rsidR="00954787">
        <w:rPr>
          <w:rFonts w:ascii="Garamond" w:hAnsi="Garamond" w:cs="Didot"/>
          <w:b/>
          <w:bCs/>
          <w:sz w:val="30"/>
          <w:szCs w:val="30"/>
        </w:rPr>
        <w:t xml:space="preserve"> </w:t>
      </w:r>
      <w:r w:rsidR="007B01EE">
        <w:rPr>
          <w:rFonts w:ascii="Garamond" w:hAnsi="Garamond" w:cs="Didot"/>
          <w:b/>
          <w:bCs/>
          <w:sz w:val="30"/>
          <w:szCs w:val="30"/>
        </w:rPr>
        <w:t xml:space="preserve">Cloud </w:t>
      </w:r>
      <w:proofErr w:type="spellStart"/>
      <w:r w:rsidR="00F957D7">
        <w:rPr>
          <w:rFonts w:ascii="Garamond" w:hAnsi="Garamond" w:cs="Didot"/>
          <w:b/>
          <w:bCs/>
          <w:sz w:val="30"/>
          <w:szCs w:val="30"/>
        </w:rPr>
        <w:t>FireStore</w:t>
      </w:r>
      <w:proofErr w:type="spellEnd"/>
      <w:ins w:id="3" w:author="Abdulahi Mohamed Hassen" w:date="2020-11-11T23:22:00Z">
        <w:r w:rsidR="0031504B">
          <w:rPr>
            <w:rFonts w:ascii="Garamond" w:hAnsi="Garamond" w:cs="Didot"/>
            <w:b/>
            <w:bCs/>
            <w:sz w:val="30"/>
            <w:szCs w:val="30"/>
          </w:rPr>
          <w:t xml:space="preserve"> </w:t>
        </w:r>
        <w:r w:rsidR="0031504B" w:rsidRPr="0031504B">
          <w:rPr>
            <w:rFonts w:ascii="Garamond" w:hAnsi="Garamond" w:cs="Didot"/>
            <w:b/>
            <w:bCs/>
            <w:sz w:val="30"/>
            <w:szCs w:val="30"/>
            <w:rPrChange w:id="4" w:author="Abdulahi Mohamed Hassen" w:date="2020-11-11T23:22:00Z">
              <w:rPr/>
            </w:rPrChange>
          </w:rPr>
          <w:t xml:space="preserve">&amp; </w:t>
        </w:r>
        <w:r w:rsidR="0031504B" w:rsidRPr="0031504B">
          <w:rPr>
            <w:rFonts w:ascii="Garamond" w:hAnsi="Garamond" w:cs="Didot"/>
            <w:b/>
            <w:bCs/>
            <w:sz w:val="30"/>
            <w:szCs w:val="30"/>
            <w:rPrChange w:id="5" w:author="Abdulahi Mohamed Hassen" w:date="2020-11-11T23:22:00Z">
              <w:rPr>
                <w:rFonts w:ascii="Garamond" w:hAnsi="Garamond" w:cs="Didot"/>
              </w:rPr>
            </w:rPrChange>
          </w:rPr>
          <w:t xml:space="preserve">Background Work with </w:t>
        </w:r>
        <w:proofErr w:type="spellStart"/>
        <w:r w:rsidR="0031504B" w:rsidRPr="0031504B">
          <w:rPr>
            <w:rFonts w:ascii="Garamond" w:hAnsi="Garamond" w:cs="Didot"/>
            <w:b/>
            <w:bCs/>
            <w:sz w:val="30"/>
            <w:szCs w:val="30"/>
            <w:rPrChange w:id="6" w:author="Abdulahi Mohamed Hassen" w:date="2020-11-11T23:22:00Z">
              <w:rPr>
                <w:rFonts w:ascii="Garamond" w:hAnsi="Garamond" w:cs="Didot"/>
              </w:rPr>
            </w:rPrChange>
          </w:rPr>
          <w:t>WorkManager</w:t>
        </w:r>
      </w:ins>
      <w:proofErr w:type="spellEnd"/>
    </w:p>
    <w:p w14:paraId="347C0240" w14:textId="77777777" w:rsidR="00304243" w:rsidRPr="00C6335B" w:rsidRDefault="00304243" w:rsidP="00304243">
      <w:pPr>
        <w:pBdr>
          <w:bottom w:val="single" w:sz="6" w:space="1" w:color="auto"/>
        </w:pBdr>
        <w:jc w:val="both"/>
        <w:rPr>
          <w:rFonts w:ascii="Garamond" w:hAnsi="Garamond" w:cs="Didot"/>
          <w:b/>
          <w:bCs/>
        </w:rPr>
      </w:pPr>
    </w:p>
    <w:p w14:paraId="146F1151" w14:textId="77777777" w:rsidR="00304243" w:rsidRPr="00C6335B" w:rsidRDefault="00304243" w:rsidP="00304243">
      <w:pPr>
        <w:spacing w:before="120"/>
        <w:jc w:val="both"/>
        <w:rPr>
          <w:rFonts w:ascii="Garamond" w:hAnsi="Garamond" w:cs="Didot"/>
          <w:b/>
          <w:bCs/>
          <w:sz w:val="28"/>
          <w:szCs w:val="28"/>
          <w:u w:val="single"/>
        </w:rPr>
      </w:pPr>
      <w:r w:rsidRPr="00C6335B">
        <w:rPr>
          <w:rFonts w:ascii="Garamond" w:hAnsi="Garamond" w:cs="Didot"/>
          <w:b/>
          <w:bCs/>
          <w:sz w:val="28"/>
          <w:szCs w:val="28"/>
          <w:u w:val="single"/>
        </w:rPr>
        <w:t>Objective</w:t>
      </w:r>
    </w:p>
    <w:p w14:paraId="536671A4" w14:textId="3A5D409B" w:rsidR="001970F8" w:rsidDel="006F43A4" w:rsidRDefault="00346A01" w:rsidP="00304243">
      <w:pPr>
        <w:jc w:val="both"/>
        <w:rPr>
          <w:del w:id="7" w:author="Abdulahi Mohamed Hassen" w:date="2020-11-11T23:24:00Z"/>
          <w:rFonts w:ascii="Garamond" w:hAnsi="Garamond" w:cs="Didot"/>
        </w:rPr>
      </w:pPr>
      <w:r>
        <w:rPr>
          <w:rFonts w:ascii="Garamond" w:hAnsi="Garamond" w:cs="Didot"/>
        </w:rPr>
        <w:t>In this Lab you will practice</w:t>
      </w:r>
      <w:r w:rsidR="00B5381D">
        <w:rPr>
          <w:rFonts w:ascii="Garamond" w:hAnsi="Garamond" w:cs="Didot"/>
        </w:rPr>
        <w:t xml:space="preserve"> how to</w:t>
      </w:r>
      <w:r>
        <w:rPr>
          <w:rFonts w:ascii="Garamond" w:hAnsi="Garamond" w:cs="Didot"/>
        </w:rPr>
        <w:t>:</w:t>
      </w:r>
      <w:ins w:id="8" w:author="Abdulahi Mohamed Hassen" w:date="2020-11-11T23:26:00Z">
        <w:r w:rsidR="006F43A4">
          <w:rPr>
            <w:rFonts w:ascii="Garamond" w:hAnsi="Garamond" w:cs="Didot"/>
          </w:rPr>
          <w:t xml:space="preserve"> </w:t>
        </w:r>
      </w:ins>
    </w:p>
    <w:p w14:paraId="781D34EE" w14:textId="0678D658" w:rsidR="006F43A4" w:rsidRDefault="006F43A4" w:rsidP="006F43A4">
      <w:pPr>
        <w:jc w:val="both"/>
        <w:rPr>
          <w:ins w:id="9" w:author="Abdulahi Mohamed Hassen" w:date="2020-11-11T23:26:00Z"/>
          <w:rFonts w:ascii="Garamond" w:hAnsi="Garamond" w:cs="Didot"/>
        </w:rPr>
      </w:pPr>
    </w:p>
    <w:p w14:paraId="0023F09B" w14:textId="77777777" w:rsidR="006F43A4" w:rsidRDefault="006F43A4" w:rsidP="006F43A4">
      <w:pPr>
        <w:pStyle w:val="ListParagraph"/>
        <w:numPr>
          <w:ilvl w:val="0"/>
          <w:numId w:val="33"/>
        </w:numPr>
        <w:jc w:val="both"/>
        <w:rPr>
          <w:ins w:id="10" w:author="Abdulahi Mohamed Hassen" w:date="2020-11-11T23:26:00Z"/>
          <w:rFonts w:ascii="Garamond" w:hAnsi="Garamond" w:cs="Didot"/>
        </w:rPr>
      </w:pPr>
      <w:ins w:id="11" w:author="Abdulahi Mohamed Hassen" w:date="2020-11-11T23:26:00Z">
        <w:r w:rsidRPr="006F43A4">
          <w:rPr>
            <w:rFonts w:ascii="Garamond" w:hAnsi="Garamond" w:cs="Didot"/>
            <w:rPrChange w:id="12" w:author="Abdulahi Mohamed Hassen" w:date="2020-11-11T23:26:00Z">
              <w:rPr/>
            </w:rPrChange>
          </w:rPr>
          <w:t xml:space="preserve">Use Firebase Authentication and security rules to secure </w:t>
        </w:r>
        <w:proofErr w:type="spellStart"/>
        <w:r w:rsidRPr="006F43A4">
          <w:rPr>
            <w:rFonts w:ascii="Garamond" w:hAnsi="Garamond" w:cs="Didot"/>
            <w:rPrChange w:id="13" w:author="Abdulahi Mohamed Hassen" w:date="2020-11-11T23:26:00Z">
              <w:rPr/>
            </w:rPrChange>
          </w:rPr>
          <w:t>Firestore</w:t>
        </w:r>
        <w:proofErr w:type="spellEnd"/>
        <w:r w:rsidRPr="006F43A4">
          <w:rPr>
            <w:rFonts w:ascii="Garamond" w:hAnsi="Garamond" w:cs="Didot"/>
            <w:rPrChange w:id="14" w:author="Abdulahi Mohamed Hassen" w:date="2020-11-11T23:26:00Z">
              <w:rPr/>
            </w:rPrChange>
          </w:rPr>
          <w:t xml:space="preserve"> data and application</w:t>
        </w:r>
      </w:ins>
    </w:p>
    <w:p w14:paraId="7DCB1C59" w14:textId="656EE5AC" w:rsidR="006F43A4" w:rsidRDefault="006F43A4" w:rsidP="006F43A4">
      <w:pPr>
        <w:pStyle w:val="ListParagraph"/>
        <w:numPr>
          <w:ilvl w:val="0"/>
          <w:numId w:val="33"/>
        </w:numPr>
        <w:jc w:val="both"/>
        <w:rPr>
          <w:ins w:id="15" w:author="Abdulahi Mohamed Hassen" w:date="2020-11-11T23:26:00Z"/>
          <w:rFonts w:ascii="Garamond" w:hAnsi="Garamond" w:cs="Didot"/>
        </w:rPr>
      </w:pPr>
      <w:ins w:id="16" w:author="Abdulahi Mohamed Hassen" w:date="2020-11-11T23:26:00Z">
        <w:r w:rsidRPr="006F43A4">
          <w:rPr>
            <w:rFonts w:ascii="Garamond" w:hAnsi="Garamond" w:cs="Didot"/>
            <w:rPrChange w:id="17" w:author="Abdulahi Mohamed Hassen" w:date="2020-11-11T23:26:00Z">
              <w:rPr/>
            </w:rPrChange>
          </w:rPr>
          <w:t xml:space="preserve">Create Cloud Storage bucket to </w:t>
        </w:r>
      </w:ins>
      <w:ins w:id="18" w:author="Abdulahi Mohamed Hassen" w:date="2020-11-11T23:29:00Z">
        <w:r>
          <w:rPr>
            <w:rFonts w:ascii="Garamond" w:hAnsi="Garamond" w:cs="Didot"/>
          </w:rPr>
          <w:t>u</w:t>
        </w:r>
      </w:ins>
      <w:ins w:id="19" w:author="Abdulahi Mohamed Hassen" w:date="2020-11-11T23:26:00Z">
        <w:r w:rsidRPr="006F43A4">
          <w:rPr>
            <w:rFonts w:ascii="Garamond" w:hAnsi="Garamond" w:cs="Didot"/>
            <w:rPrChange w:id="20" w:author="Abdulahi Mohamed Hassen" w:date="2020-11-11T23:26:00Z">
              <w:rPr/>
            </w:rPrChange>
          </w:rPr>
          <w:t xml:space="preserve">pload and download files </w:t>
        </w:r>
      </w:ins>
    </w:p>
    <w:p w14:paraId="4B895DB4" w14:textId="77777777" w:rsidR="006F43A4" w:rsidRDefault="006F43A4" w:rsidP="006F43A4">
      <w:pPr>
        <w:pStyle w:val="ListParagraph"/>
        <w:numPr>
          <w:ilvl w:val="0"/>
          <w:numId w:val="33"/>
        </w:numPr>
        <w:jc w:val="both"/>
        <w:rPr>
          <w:ins w:id="21" w:author="Abdulahi Mohamed Hassen" w:date="2020-11-11T23:27:00Z"/>
          <w:rFonts w:ascii="Garamond" w:hAnsi="Garamond" w:cs="Didot"/>
        </w:rPr>
      </w:pPr>
      <w:ins w:id="22" w:author="Abdulahi Mohamed Hassen" w:date="2020-11-11T23:26:00Z">
        <w:r w:rsidRPr="006F43A4">
          <w:rPr>
            <w:rFonts w:ascii="Garamond" w:hAnsi="Garamond" w:cs="Didot"/>
            <w:rPrChange w:id="23" w:author="Abdulahi Mohamed Hassen" w:date="2020-11-11T23:26:00Z">
              <w:rPr/>
            </w:rPrChange>
          </w:rPr>
          <w:t xml:space="preserve">Create Background Work with </w:t>
        </w:r>
        <w:proofErr w:type="spellStart"/>
        <w:r w:rsidRPr="006F43A4">
          <w:rPr>
            <w:rFonts w:ascii="Garamond" w:hAnsi="Garamond" w:cs="Didot"/>
            <w:rPrChange w:id="24" w:author="Abdulahi Mohamed Hassen" w:date="2020-11-11T23:26:00Z">
              <w:rPr/>
            </w:rPrChange>
          </w:rPr>
          <w:t>WorkManager</w:t>
        </w:r>
        <w:proofErr w:type="spellEnd"/>
        <w:r w:rsidRPr="006F43A4">
          <w:rPr>
            <w:rFonts w:ascii="Garamond" w:hAnsi="Garamond" w:cs="Didot"/>
            <w:rPrChange w:id="25" w:author="Abdulahi Mohamed Hassen" w:date="2020-11-11T23:26:00Z">
              <w:rPr/>
            </w:rPrChange>
          </w:rPr>
          <w:t xml:space="preserve"> and </w:t>
        </w:r>
      </w:ins>
      <w:ins w:id="26" w:author="Abdulahi Mohamed Hassen" w:date="2020-11-11T23:27:00Z">
        <w:r>
          <w:rPr>
            <w:rFonts w:ascii="Garamond" w:hAnsi="Garamond" w:cs="Didot"/>
          </w:rPr>
          <w:t>support</w:t>
        </w:r>
      </w:ins>
      <w:ins w:id="27" w:author="Abdulahi Mohamed Hassen" w:date="2020-11-11T23:26:00Z">
        <w:r w:rsidRPr="006F43A4">
          <w:rPr>
            <w:rFonts w:ascii="Garamond" w:hAnsi="Garamond" w:cs="Didot"/>
            <w:rPrChange w:id="28" w:author="Abdulahi Mohamed Hassen" w:date="2020-11-11T23:26:00Z">
              <w:rPr/>
            </w:rPrChange>
          </w:rPr>
          <w:t xml:space="preserve"> both asynchronous one-off and periodic tasks </w:t>
        </w:r>
      </w:ins>
    </w:p>
    <w:p w14:paraId="64C39980" w14:textId="7C5B0986" w:rsidR="006F43A4" w:rsidRPr="006F43A4" w:rsidRDefault="006F43A4" w:rsidP="006F43A4">
      <w:pPr>
        <w:pStyle w:val="ListParagraph"/>
        <w:numPr>
          <w:ilvl w:val="0"/>
          <w:numId w:val="33"/>
        </w:numPr>
        <w:jc w:val="both"/>
        <w:rPr>
          <w:ins w:id="29" w:author="Abdulahi Mohamed Hassen" w:date="2020-11-11T23:26:00Z"/>
          <w:rFonts w:ascii="Garamond" w:hAnsi="Garamond" w:cs="Didot"/>
          <w:rPrChange w:id="30" w:author="Abdulahi Mohamed Hassen" w:date="2020-11-11T23:26:00Z">
            <w:rPr>
              <w:ins w:id="31" w:author="Abdulahi Mohamed Hassen" w:date="2020-11-11T23:26:00Z"/>
            </w:rPr>
          </w:rPrChange>
        </w:rPr>
        <w:pPrChange w:id="32" w:author="Abdulahi Mohamed Hassen" w:date="2020-11-11T23:26:00Z">
          <w:pPr>
            <w:jc w:val="both"/>
          </w:pPr>
        </w:pPrChange>
      </w:pPr>
      <w:ins w:id="33" w:author="Abdulahi Mohamed Hassen" w:date="2020-11-11T23:26:00Z">
        <w:r w:rsidRPr="006F43A4">
          <w:rPr>
            <w:rFonts w:ascii="Garamond" w:hAnsi="Garamond" w:cs="Didot"/>
            <w:rPrChange w:id="34" w:author="Abdulahi Mohamed Hassen" w:date="2020-11-11T23:26:00Z">
              <w:rPr/>
            </w:rPrChange>
          </w:rPr>
          <w:t>Create notifications for your app</w:t>
        </w:r>
      </w:ins>
    </w:p>
    <w:p w14:paraId="5D50F94D" w14:textId="77777777" w:rsidR="006F43A4" w:rsidRDefault="006F43A4" w:rsidP="006F43A4">
      <w:pPr>
        <w:jc w:val="both"/>
        <w:rPr>
          <w:ins w:id="35" w:author="Abdulahi Mohamed Hassen" w:date="2020-11-11T23:26:00Z"/>
          <w:rFonts w:ascii="Garamond" w:hAnsi="Garamond" w:cs="Didot"/>
        </w:rPr>
      </w:pPr>
    </w:p>
    <w:p w14:paraId="2958339B" w14:textId="03297E8C" w:rsidR="00B5381D" w:rsidRPr="006F43A4" w:rsidDel="00B5381D" w:rsidRDefault="00B5381D" w:rsidP="006F43A4">
      <w:pPr>
        <w:pStyle w:val="ListParagraph"/>
        <w:numPr>
          <w:ilvl w:val="0"/>
          <w:numId w:val="32"/>
        </w:numPr>
        <w:jc w:val="both"/>
        <w:rPr>
          <w:del w:id="36" w:author="Abdulahi Mohamed Hassen" w:date="2020-11-11T23:20:00Z"/>
          <w:rFonts w:ascii="Garamond" w:hAnsi="Garamond" w:cs="Didot"/>
          <w:rPrChange w:id="37" w:author="Abdulahi Mohamed Hassen" w:date="2020-11-11T23:26:00Z">
            <w:rPr>
              <w:del w:id="38" w:author="Abdulahi Mohamed Hassen" w:date="2020-11-11T23:20:00Z"/>
            </w:rPr>
          </w:rPrChange>
        </w:rPr>
        <w:pPrChange w:id="39" w:author="Abdulahi Mohamed Hassen" w:date="2020-11-11T23:26:00Z">
          <w:pPr>
            <w:pStyle w:val="ListParagraph"/>
            <w:numPr>
              <w:numId w:val="21"/>
            </w:numPr>
            <w:tabs>
              <w:tab w:val="num" w:pos="720"/>
            </w:tabs>
            <w:ind w:hanging="360"/>
          </w:pPr>
        </w:pPrChange>
      </w:pPr>
      <w:del w:id="40" w:author="Abdulahi Mohamed Hassen" w:date="2020-11-11T23:25:00Z">
        <w:r w:rsidRPr="006F43A4" w:rsidDel="006F43A4">
          <w:rPr>
            <w:rFonts w:ascii="Garamond" w:hAnsi="Garamond" w:cs="Didot"/>
            <w:rPrChange w:id="41" w:author="Abdulahi Mohamed Hassen" w:date="2020-11-11T23:26:00Z">
              <w:rPr/>
            </w:rPrChange>
          </w:rPr>
          <w:delText>Use Firebase Authentication and security rules to secure Firestore data</w:delText>
        </w:r>
      </w:del>
    </w:p>
    <w:p w14:paraId="286DD5C7" w14:textId="328E1BA7" w:rsidR="00B5381D" w:rsidDel="006F43A4" w:rsidRDefault="00B5381D" w:rsidP="006F43A4">
      <w:pPr>
        <w:pStyle w:val="ListParagraph"/>
        <w:rPr>
          <w:del w:id="42" w:author="Abdulahi Mohamed Hassen" w:date="2020-11-11T23:24:00Z"/>
        </w:rPr>
        <w:pPrChange w:id="43" w:author="Abdulahi Mohamed Hassen" w:date="2020-11-11T23:26:00Z">
          <w:pPr/>
        </w:pPrChange>
      </w:pPr>
    </w:p>
    <w:p w14:paraId="35B63473" w14:textId="4DAE90F9" w:rsidR="00B5381D" w:rsidRPr="006F43A4" w:rsidDel="00B5381D" w:rsidRDefault="00B5381D" w:rsidP="006F43A4">
      <w:pPr>
        <w:pStyle w:val="ListParagraph"/>
        <w:rPr>
          <w:del w:id="44" w:author="Abdulahi Mohamed Hassen" w:date="2020-11-11T23:20:00Z"/>
          <w:rPrChange w:id="45" w:author="Abdulahi Mohamed Hassen" w:date="2020-11-11T23:25:00Z">
            <w:rPr>
              <w:del w:id="46" w:author="Abdulahi Mohamed Hassen" w:date="2020-11-11T23:20:00Z"/>
            </w:rPr>
          </w:rPrChange>
        </w:rPr>
        <w:pPrChange w:id="47" w:author="Abdulahi Mohamed Hassen" w:date="2020-11-11T23:26:00Z">
          <w:pPr>
            <w:pStyle w:val="ListParagraph"/>
            <w:numPr>
              <w:numId w:val="21"/>
            </w:numPr>
            <w:tabs>
              <w:tab w:val="num" w:pos="720"/>
            </w:tabs>
            <w:ind w:hanging="360"/>
          </w:pPr>
        </w:pPrChange>
      </w:pPr>
      <w:del w:id="48" w:author="Abdulahi Mohamed Hassen" w:date="2020-11-11T23:25:00Z">
        <w:r w:rsidRPr="006F43A4" w:rsidDel="006F43A4">
          <w:rPr>
            <w:rPrChange w:id="49" w:author="Abdulahi Mohamed Hassen" w:date="2020-11-11T23:25:00Z">
              <w:rPr>
                <w:rFonts w:ascii="Noto Sans" w:hAnsi="Noto Sans"/>
                <w:color w:val="5C5C5C"/>
                <w:sz w:val="21"/>
                <w:szCs w:val="21"/>
                <w:shd w:val="clear" w:color="auto" w:fill="FFFFFF"/>
              </w:rPr>
            </w:rPrChange>
          </w:rPr>
          <w:delText>Create Cloud Storage</w:delText>
        </w:r>
        <w:r w:rsidRPr="006F43A4" w:rsidDel="006F43A4">
          <w:rPr>
            <w:rPrChange w:id="50" w:author="Abdulahi Mohamed Hassen" w:date="2020-11-11T23:25:00Z">
              <w:rPr>
                <w:rFonts w:ascii="Noto Sans" w:hAnsi="Noto Sans"/>
                <w:color w:val="5C5C5C"/>
                <w:sz w:val="21"/>
                <w:szCs w:val="21"/>
                <w:shd w:val="clear" w:color="auto" w:fill="FFFFFF"/>
              </w:rPr>
            </w:rPrChange>
          </w:rPr>
          <w:delText xml:space="preserve"> </w:delText>
        </w:r>
        <w:r w:rsidRPr="006F43A4" w:rsidDel="006F43A4">
          <w:rPr>
            <w:rPrChange w:id="51" w:author="Abdulahi Mohamed Hassen" w:date="2020-11-11T23:25:00Z">
              <w:rPr>
                <w:rFonts w:ascii="Calibri" w:hAnsi="Calibri" w:cs="Calibri"/>
                <w:color w:val="5C5C5C"/>
                <w:sz w:val="21"/>
                <w:szCs w:val="21"/>
                <w:shd w:val="clear" w:color="auto" w:fill="FFFFFF"/>
              </w:rPr>
            </w:rPrChange>
          </w:rPr>
          <w:delText>bucket</w:delText>
        </w:r>
      </w:del>
    </w:p>
    <w:p w14:paraId="63F6E8F8" w14:textId="74F36394" w:rsidR="00B5381D" w:rsidDel="006F43A4" w:rsidRDefault="00B5381D" w:rsidP="006F43A4">
      <w:pPr>
        <w:pStyle w:val="ListParagraph"/>
        <w:rPr>
          <w:del w:id="52" w:author="Abdulahi Mohamed Hassen" w:date="2020-11-11T23:24:00Z"/>
        </w:rPr>
        <w:pPrChange w:id="53" w:author="Abdulahi Mohamed Hassen" w:date="2020-11-11T23:26:00Z">
          <w:pPr>
            <w:pStyle w:val="ListParagraph"/>
            <w:numPr>
              <w:numId w:val="31"/>
            </w:numPr>
            <w:ind w:left="1080" w:hanging="360"/>
          </w:pPr>
        </w:pPrChange>
      </w:pPr>
      <w:del w:id="54" w:author="Abdulahi Mohamed Hassen" w:date="2020-11-11T23:25:00Z">
        <w:r w:rsidRPr="0031504B" w:rsidDel="006F43A4">
          <w:rPr>
            <w:rPrChange w:id="55" w:author="Abdulahi Mohamed Hassen" w:date="2020-11-11T23:21:00Z">
              <w:rPr>
                <w:shd w:val="clear" w:color="auto" w:fill="FFFFFF"/>
              </w:rPr>
            </w:rPrChange>
          </w:rPr>
          <w:delText>Upload and download files</w:delText>
        </w:r>
        <w:r w:rsidRPr="0031504B" w:rsidDel="006F43A4">
          <w:rPr>
            <w:rPrChange w:id="56" w:author="Abdulahi Mohamed Hassen" w:date="2020-11-11T23:21:00Z">
              <w:rPr>
                <w:rFonts w:ascii="Noto Sans" w:hAnsi="Noto Sans"/>
                <w:shd w:val="clear" w:color="auto" w:fill="FFFFFF"/>
              </w:rPr>
            </w:rPrChange>
          </w:rPr>
          <w:delText> </w:delText>
        </w:r>
      </w:del>
    </w:p>
    <w:p w14:paraId="79FBDE0D" w14:textId="3840292A" w:rsidR="002A3ED0" w:rsidRPr="006F43A4" w:rsidDel="00B5381D" w:rsidRDefault="002A3ED0" w:rsidP="006F43A4">
      <w:pPr>
        <w:pStyle w:val="ListParagraph"/>
        <w:rPr>
          <w:del w:id="57" w:author="Abdulahi Mohamed Hassen" w:date="2020-11-11T23:20:00Z"/>
          <w:rPrChange w:id="58" w:author="Abdulahi Mohamed Hassen" w:date="2020-11-11T23:24:00Z">
            <w:rPr>
              <w:del w:id="59" w:author="Abdulahi Mohamed Hassen" w:date="2020-11-11T23:20:00Z"/>
              <w:rFonts w:ascii="Garamond" w:hAnsi="Garamond" w:cs="Didot"/>
              <w:lang w:eastAsia="en-AU"/>
            </w:rPr>
          </w:rPrChange>
        </w:rPr>
        <w:pPrChange w:id="60" w:author="Abdulahi Mohamed Hassen" w:date="2020-11-11T23:26:00Z">
          <w:pPr>
            <w:numPr>
              <w:numId w:val="21"/>
            </w:numPr>
            <w:tabs>
              <w:tab w:val="num" w:pos="720"/>
            </w:tabs>
            <w:ind w:left="720" w:hanging="360"/>
            <w:jc w:val="both"/>
          </w:pPr>
        </w:pPrChange>
      </w:pPr>
      <w:del w:id="61" w:author="Abdulahi Mohamed Hassen" w:date="2020-11-11T23:20:00Z">
        <w:r w:rsidRPr="006F43A4" w:rsidDel="00B5381D">
          <w:rPr>
            <w:rPrChange w:id="62" w:author="Abdulahi Mohamed Hassen" w:date="2020-11-11T23:24:00Z">
              <w:rPr>
                <w:rFonts w:ascii="Garamond" w:hAnsi="Garamond" w:cs="Didot"/>
                <w:lang w:eastAsia="en-AU"/>
              </w:rPr>
            </w:rPrChange>
          </w:rPr>
          <w:delText>Read and write data to Firestore from an Android app</w:delText>
        </w:r>
      </w:del>
    </w:p>
    <w:p w14:paraId="4E829567" w14:textId="535805C7" w:rsidR="002A3ED0" w:rsidRPr="006F43A4" w:rsidDel="00B5381D" w:rsidRDefault="002A3ED0" w:rsidP="006F43A4">
      <w:pPr>
        <w:pStyle w:val="ListParagraph"/>
        <w:rPr>
          <w:del w:id="63" w:author="Abdulahi Mohamed Hassen" w:date="2020-11-11T23:20:00Z"/>
          <w:rPrChange w:id="64" w:author="Abdulahi Mohamed Hassen" w:date="2020-11-11T23:23:00Z">
            <w:rPr>
              <w:del w:id="65" w:author="Abdulahi Mohamed Hassen" w:date="2020-11-11T23:20:00Z"/>
              <w:rFonts w:ascii="Garamond" w:hAnsi="Garamond" w:cs="Didot"/>
              <w:lang w:eastAsia="en-AU"/>
            </w:rPr>
          </w:rPrChange>
        </w:rPr>
        <w:pPrChange w:id="66" w:author="Abdulahi Mohamed Hassen" w:date="2020-11-11T23:26:00Z">
          <w:pPr>
            <w:numPr>
              <w:numId w:val="21"/>
            </w:numPr>
            <w:tabs>
              <w:tab w:val="num" w:pos="720"/>
            </w:tabs>
            <w:ind w:left="720" w:hanging="360"/>
            <w:jc w:val="both"/>
          </w:pPr>
        </w:pPrChange>
      </w:pPr>
      <w:del w:id="67" w:author="Abdulahi Mohamed Hassen" w:date="2020-11-11T23:20:00Z">
        <w:r w:rsidRPr="006F43A4" w:rsidDel="00B5381D">
          <w:rPr>
            <w:rPrChange w:id="68" w:author="Abdulahi Mohamed Hassen" w:date="2020-11-11T23:23:00Z">
              <w:rPr>
                <w:rFonts w:ascii="Garamond" w:hAnsi="Garamond" w:cs="Didot"/>
                <w:lang w:eastAsia="en-AU"/>
              </w:rPr>
            </w:rPrChange>
          </w:rPr>
          <w:delText>Listen to changes in Firestore data in realtime</w:delText>
        </w:r>
      </w:del>
    </w:p>
    <w:p w14:paraId="602B2718" w14:textId="6F2D4175" w:rsidR="002A3ED0" w:rsidRPr="006F43A4" w:rsidDel="00B5381D" w:rsidRDefault="002A3ED0" w:rsidP="006F43A4">
      <w:pPr>
        <w:pStyle w:val="ListParagraph"/>
        <w:rPr>
          <w:del w:id="69" w:author="Abdulahi Mohamed Hassen" w:date="2020-11-11T23:20:00Z"/>
          <w:rPrChange w:id="70" w:author="Abdulahi Mohamed Hassen" w:date="2020-11-11T23:24:00Z">
            <w:rPr>
              <w:del w:id="71" w:author="Abdulahi Mohamed Hassen" w:date="2020-11-11T23:20:00Z"/>
              <w:rFonts w:ascii="Garamond" w:hAnsi="Garamond" w:cs="Didot"/>
              <w:lang w:eastAsia="en-AU"/>
            </w:rPr>
          </w:rPrChange>
        </w:rPr>
        <w:pPrChange w:id="72" w:author="Abdulahi Mohamed Hassen" w:date="2020-11-11T23:26:00Z">
          <w:pPr>
            <w:numPr>
              <w:numId w:val="21"/>
            </w:numPr>
            <w:tabs>
              <w:tab w:val="num" w:pos="720"/>
            </w:tabs>
            <w:ind w:left="720" w:hanging="360"/>
            <w:jc w:val="both"/>
          </w:pPr>
        </w:pPrChange>
      </w:pPr>
      <w:del w:id="73" w:author="Abdulahi Mohamed Hassen" w:date="2020-11-11T23:20:00Z">
        <w:r w:rsidRPr="006F43A4" w:rsidDel="00B5381D">
          <w:rPr>
            <w:rPrChange w:id="74" w:author="Abdulahi Mohamed Hassen" w:date="2020-11-11T23:24:00Z">
              <w:rPr>
                <w:rFonts w:ascii="Garamond" w:hAnsi="Garamond" w:cs="Didot"/>
                <w:lang w:eastAsia="en-AU"/>
              </w:rPr>
            </w:rPrChange>
          </w:rPr>
          <w:delText>Write complex Firestore queries</w:delText>
        </w:r>
      </w:del>
    </w:p>
    <w:p w14:paraId="73F4B806" w14:textId="69E86E44" w:rsidR="00464861" w:rsidRPr="002A3ED0" w:rsidDel="006F43A4" w:rsidRDefault="00464861" w:rsidP="006F43A4">
      <w:pPr>
        <w:pStyle w:val="ListParagraph"/>
        <w:rPr>
          <w:del w:id="75" w:author="Abdulahi Mohamed Hassen" w:date="2020-11-11T23:26:00Z"/>
        </w:rPr>
        <w:pPrChange w:id="76" w:author="Abdulahi Mohamed Hassen" w:date="2020-11-11T23:26:00Z">
          <w:pPr>
            <w:numPr>
              <w:numId w:val="21"/>
            </w:numPr>
            <w:tabs>
              <w:tab w:val="num" w:pos="720"/>
            </w:tabs>
            <w:ind w:left="720" w:hanging="360"/>
            <w:jc w:val="both"/>
          </w:pPr>
        </w:pPrChange>
      </w:pPr>
    </w:p>
    <w:p w14:paraId="61AC2BC2" w14:textId="7B24DF8D" w:rsidR="00304243" w:rsidDel="006F43A4" w:rsidRDefault="00304243" w:rsidP="00304243">
      <w:pPr>
        <w:jc w:val="both"/>
        <w:rPr>
          <w:del w:id="77" w:author="Abdulahi Mohamed Hassen" w:date="2020-11-11T23:26:00Z"/>
          <w:rFonts w:ascii="Garamond" w:hAnsi="Garamond" w:cs="Didot"/>
        </w:rPr>
      </w:pPr>
    </w:p>
    <w:p w14:paraId="5B38F8D5" w14:textId="10A1C7B9" w:rsidR="00304243" w:rsidRPr="00304243" w:rsidDel="006F43A4" w:rsidRDefault="00304243" w:rsidP="00304243">
      <w:pPr>
        <w:jc w:val="both"/>
        <w:rPr>
          <w:del w:id="78" w:author="Abdulahi Mohamed Hassen" w:date="2020-11-11T23:30:00Z"/>
          <w:rFonts w:ascii="Garamond" w:hAnsi="Garamond"/>
        </w:rPr>
      </w:pPr>
      <w:del w:id="79" w:author="Abdulahi Mohamed Hassen" w:date="2020-11-11T23:30:00Z">
        <w:r w:rsidRPr="00304243" w:rsidDel="006F43A4">
          <w:rPr>
            <w:rFonts w:ascii="Garamond" w:hAnsi="Garamond"/>
          </w:rPr>
          <w:delText xml:space="preserve">The image below shows how </w:delText>
        </w:r>
        <w:r w:rsidR="00DD4031" w:rsidDel="006F43A4">
          <w:rPr>
            <w:rFonts w:ascii="Garamond" w:hAnsi="Garamond"/>
          </w:rPr>
          <w:delText xml:space="preserve">we replace </w:delText>
        </w:r>
        <w:r w:rsidRPr="00304243" w:rsidDel="006F43A4">
          <w:rPr>
            <w:rFonts w:ascii="Garamond" w:hAnsi="Garamond"/>
          </w:rPr>
          <w:delText xml:space="preserve">the Room database </w:delText>
        </w:r>
        <w:r w:rsidR="00DD4031" w:rsidDel="006F43A4">
          <w:rPr>
            <w:rFonts w:ascii="Garamond" w:hAnsi="Garamond"/>
          </w:rPr>
          <w:delText xml:space="preserve">in the </w:delText>
        </w:r>
        <w:r w:rsidRPr="00304243" w:rsidDel="006F43A4">
          <w:rPr>
            <w:rFonts w:ascii="Garamond" w:hAnsi="Garamond"/>
          </w:rPr>
          <w:delText xml:space="preserve">recommended </w:delText>
        </w:r>
        <w:r w:rsidR="00DD4031" w:rsidDel="006F43A4">
          <w:rPr>
            <w:rFonts w:ascii="Garamond" w:hAnsi="Garamond"/>
          </w:rPr>
          <w:delText xml:space="preserve">MVVM </w:delText>
        </w:r>
        <w:r w:rsidR="00DD4031" w:rsidRPr="00304243" w:rsidDel="006F43A4">
          <w:rPr>
            <w:rFonts w:ascii="Garamond" w:hAnsi="Garamond"/>
          </w:rPr>
          <w:delText xml:space="preserve">architecture </w:delText>
        </w:r>
        <w:r w:rsidR="00DD4031" w:rsidDel="006F43A4">
          <w:rPr>
            <w:rFonts w:ascii="Garamond" w:hAnsi="Garamond"/>
          </w:rPr>
          <w:delText xml:space="preserve">with Cloud </w:delText>
        </w:r>
        <w:r w:rsidR="00DD4031" w:rsidRPr="00E16C4E" w:rsidDel="006F43A4">
          <w:rPr>
            <w:rFonts w:ascii="Garamond" w:hAnsi="Garamond"/>
            <w:b/>
            <w:bCs/>
          </w:rPr>
          <w:delText>FireStore</w:delText>
        </w:r>
      </w:del>
    </w:p>
    <w:p w14:paraId="37AB568B" w14:textId="6FDC9E53" w:rsidR="00304243" w:rsidRPr="00C6335B" w:rsidDel="006F43A4" w:rsidRDefault="00833B2D" w:rsidP="00304243">
      <w:pPr>
        <w:jc w:val="both"/>
        <w:rPr>
          <w:del w:id="80" w:author="Abdulahi Mohamed Hassen" w:date="2020-11-11T23:30:00Z"/>
          <w:rFonts w:ascii="Garamond" w:hAnsi="Garamond"/>
        </w:rPr>
      </w:pPr>
      <w:del w:id="81" w:author="Abdulahi Mohamed Hassen" w:date="2020-11-11T23:28:00Z">
        <w:r w:rsidRPr="00D20A62" w:rsidDel="006F43A4">
          <w:rPr>
            <w:rFonts w:ascii="Segoe UI" w:hAnsi="Segoe UI" w:cs="Segoe UI"/>
            <w:noProof/>
            <w:sz w:val="27"/>
            <w:szCs w:val="27"/>
          </w:rPr>
          <w:drawing>
            <wp:anchor distT="0" distB="0" distL="114300" distR="114300" simplePos="0" relativeHeight="251651071" behindDoc="0" locked="0" layoutInCell="1" allowOverlap="1" wp14:anchorId="3D3732B4" wp14:editId="11FD12AC">
              <wp:simplePos x="0" y="0"/>
              <wp:positionH relativeFrom="column">
                <wp:posOffset>-387985</wp:posOffset>
              </wp:positionH>
              <wp:positionV relativeFrom="paragraph">
                <wp:posOffset>80645</wp:posOffset>
              </wp:positionV>
              <wp:extent cx="4244975" cy="3184525"/>
              <wp:effectExtent l="0" t="0" r="0" b="0"/>
              <wp:wrapSquare wrapText="bothSides"/>
              <wp:docPr id="21" name="Picture 21" descr="Image for pos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Image for post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44975" cy="3184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4323D57B" w14:textId="0EF28486" w:rsidR="00304243" w:rsidRPr="00C6335B" w:rsidRDefault="00F916BF" w:rsidP="006F43A4">
      <w:pPr>
        <w:jc w:val="both"/>
        <w:rPr>
          <w:rFonts w:ascii="Garamond" w:hAnsi="Garamond"/>
        </w:rPr>
        <w:pPrChange w:id="82" w:author="Abdulahi Mohamed Hassen" w:date="2020-11-11T23:30:00Z">
          <w:pPr>
            <w:jc w:val="center"/>
          </w:pPr>
        </w:pPrChange>
      </w:pPr>
      <w:r w:rsidRPr="00D20A62">
        <w:rPr>
          <w:rFonts w:ascii="Segoe UI" w:hAnsi="Segoe UI" w:cs="Segoe UI"/>
          <w:sz w:val="27"/>
          <w:szCs w:val="27"/>
        </w:rPr>
        <w:fldChar w:fldCharType="begin"/>
      </w:r>
      <w:r w:rsidRPr="00D20A62">
        <w:rPr>
          <w:rFonts w:ascii="Segoe UI" w:hAnsi="Segoe UI" w:cs="Segoe UI"/>
          <w:sz w:val="27"/>
          <w:szCs w:val="27"/>
        </w:rPr>
        <w:instrText xml:space="preserve"> INCLUDEPICTURE "https://miro.medium.com/max/960/0*vnWgSTVC8qoJdusd.png" \* MERGEFORMATINET </w:instrText>
      </w:r>
      <w:r w:rsidRPr="00D20A62">
        <w:rPr>
          <w:rFonts w:ascii="Segoe UI" w:hAnsi="Segoe UI" w:cs="Segoe UI"/>
          <w:sz w:val="27"/>
          <w:szCs w:val="27"/>
        </w:rPr>
        <w:fldChar w:fldCharType="end"/>
      </w:r>
      <w:bookmarkStart w:id="83" w:name="OLE_LINK78"/>
      <w:bookmarkStart w:id="84" w:name="OLE_LINK79"/>
      <w:r w:rsidR="002005E9" w:rsidRPr="00D20A62">
        <w:rPr>
          <w:rFonts w:ascii="Segoe UI" w:hAnsi="Segoe UI" w:cs="Segoe UI"/>
          <w:sz w:val="27"/>
          <w:szCs w:val="27"/>
        </w:rPr>
        <w:fldChar w:fldCharType="begin"/>
      </w:r>
      <w:r w:rsidR="002005E9" w:rsidRPr="00D20A62">
        <w:rPr>
          <w:rFonts w:ascii="Segoe UI" w:hAnsi="Segoe UI" w:cs="Segoe UI"/>
          <w:sz w:val="27"/>
          <w:szCs w:val="27"/>
        </w:rPr>
        <w:instrText xml:space="preserve"> INCLUDEPICTURE "https://miro.medium.com/max/960/1*h1Qxz2tOjXFJeXztW1CWfA.png" \* MERGEFORMATINET </w:instrText>
      </w:r>
      <w:r w:rsidR="002005E9" w:rsidRPr="00D20A62">
        <w:rPr>
          <w:rFonts w:ascii="Segoe UI" w:hAnsi="Segoe UI" w:cs="Segoe UI"/>
          <w:sz w:val="27"/>
          <w:szCs w:val="27"/>
        </w:rPr>
        <w:fldChar w:fldCharType="end"/>
      </w:r>
      <w:bookmarkEnd w:id="83"/>
      <w:bookmarkEnd w:id="84"/>
    </w:p>
    <w:p w14:paraId="24B17FF9" w14:textId="6456642A" w:rsidR="006F43A4" w:rsidRDefault="006F43A4" w:rsidP="006F43A4">
      <w:pPr>
        <w:rPr>
          <w:ins w:id="85" w:author="Abdulahi Mohamed Hassen" w:date="2020-11-11T23:28:00Z"/>
        </w:rPr>
      </w:pPr>
    </w:p>
    <w:p w14:paraId="3E98FCD9" w14:textId="3FF1DBFF" w:rsidR="00F916BF" w:rsidRDefault="006F43A4" w:rsidP="006F43A4">
      <w:pPr>
        <w:jc w:val="center"/>
        <w:rPr>
          <w:rFonts w:ascii="Garamond" w:hAnsi="Garamond" w:cs="Didot"/>
          <w:b/>
          <w:bCs/>
          <w:sz w:val="28"/>
          <w:szCs w:val="28"/>
          <w:u w:val="single"/>
        </w:rPr>
        <w:pPrChange w:id="86" w:author="Abdulahi Mohamed Hassen" w:date="2020-11-11T23:31:00Z">
          <w:pPr/>
        </w:pPrChange>
      </w:pPr>
      <w:ins w:id="87" w:author="Abdulahi Mohamed Hassen" w:date="2020-11-11T23:30:00Z">
        <w:r>
          <w:rPr>
            <w:rFonts w:ascii="Segoe UI" w:hAnsi="Segoe UI" w:cs="Segoe UI"/>
            <w:noProof/>
            <w:sz w:val="27"/>
            <w:szCs w:val="27"/>
          </w:rPr>
          <w:drawing>
            <wp:anchor distT="0" distB="0" distL="114300" distR="114300" simplePos="0" relativeHeight="251686912" behindDoc="0" locked="0" layoutInCell="1" allowOverlap="1" wp14:anchorId="35CA7A3C" wp14:editId="34C1FBCB">
              <wp:simplePos x="0" y="0"/>
              <wp:positionH relativeFrom="column">
                <wp:posOffset>731520</wp:posOffset>
              </wp:positionH>
              <wp:positionV relativeFrom="paragraph">
                <wp:posOffset>635</wp:posOffset>
              </wp:positionV>
              <wp:extent cx="1398270" cy="2485813"/>
              <wp:effectExtent l="0" t="0" r="0" b="3810"/>
              <wp:wrapSquare wrapText="bothSides"/>
              <wp:docPr id="4" name="Picture 4" descr="Graphical user interface, text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Graphical user interface, text, application&#10;&#10;Description automatically generated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8270" cy="24858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del w:id="88" w:author="Abdulahi Mohamed Hassen" w:date="2020-11-11T23:28:00Z">
        <w:r w:rsidR="00833B2D" w:rsidRPr="00D20A62" w:rsidDel="006F43A4">
          <w:rPr>
            <w:rFonts w:ascii="Segoe UI" w:hAnsi="Segoe UI" w:cs="Segoe UI"/>
            <w:noProof/>
            <w:sz w:val="27"/>
            <w:szCs w:val="27"/>
          </w:rPr>
          <w:drawing>
            <wp:anchor distT="0" distB="0" distL="114300" distR="114300" simplePos="0" relativeHeight="251677696" behindDoc="0" locked="0" layoutInCell="1" allowOverlap="1" wp14:anchorId="13A0E792" wp14:editId="10E57424">
              <wp:simplePos x="0" y="0"/>
              <wp:positionH relativeFrom="column">
                <wp:posOffset>3547745</wp:posOffset>
              </wp:positionH>
              <wp:positionV relativeFrom="paragraph">
                <wp:posOffset>78740</wp:posOffset>
              </wp:positionV>
              <wp:extent cx="2007870" cy="2239010"/>
              <wp:effectExtent l="0" t="0" r="0" b="0"/>
              <wp:wrapSquare wrapText="bothSides"/>
              <wp:docPr id="19" name="Picture 19" descr="Image for post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Image for post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7885" r="32692"/>
                      <a:stretch/>
                    </pic:blipFill>
                    <pic:spPr bwMode="auto">
                      <a:xfrm>
                        <a:off x="0" y="0"/>
                        <a:ext cx="2007870" cy="2239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ins w:id="89" w:author="Abdulahi Mohamed Hassen" w:date="2020-11-11T23:31:00Z">
        <w:r>
          <w:rPr>
            <w:rFonts w:ascii="Garamond" w:hAnsi="Garamond" w:cs="Didot"/>
            <w:b/>
            <w:bCs/>
            <w:noProof/>
            <w:sz w:val="28"/>
            <w:szCs w:val="28"/>
            <w:u w:val="single"/>
          </w:rPr>
          <w:drawing>
            <wp:anchor distT="0" distB="0" distL="114300" distR="114300" simplePos="0" relativeHeight="251685888" behindDoc="0" locked="0" layoutInCell="1" allowOverlap="1" wp14:anchorId="3C91A77E" wp14:editId="4DA530F1">
              <wp:simplePos x="0" y="0"/>
              <wp:positionH relativeFrom="column">
                <wp:posOffset>2973070</wp:posOffset>
              </wp:positionH>
              <wp:positionV relativeFrom="paragraph">
                <wp:posOffset>635</wp:posOffset>
              </wp:positionV>
              <wp:extent cx="1401445" cy="2492375"/>
              <wp:effectExtent l="0" t="0" r="0" b="0"/>
              <wp:wrapSquare wrapText="bothSides"/>
              <wp:docPr id="8" name="Picture 8" descr="A screenshot of a video gam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 descr="A screenshot of a video game&#10;&#10;Description automatically generated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01445" cy="2492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50B191D2" w14:textId="77777777" w:rsidR="00F916BF" w:rsidRDefault="00F916BF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359D65B0" w14:textId="72957D57" w:rsidR="006F43A4" w:rsidRDefault="006F43A4" w:rsidP="006F43A4">
      <w:pPr>
        <w:rPr>
          <w:ins w:id="90" w:author="Abdulahi Mohamed Hassen" w:date="2020-11-11T23:28:00Z"/>
        </w:rPr>
      </w:pPr>
    </w:p>
    <w:p w14:paraId="400944B0" w14:textId="77777777" w:rsidR="00F916BF" w:rsidRDefault="00F916BF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230A979C" w14:textId="77777777" w:rsidR="00F916BF" w:rsidRDefault="00F916BF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509DCEB7" w14:textId="7952D9D9" w:rsidR="00F916BF" w:rsidRDefault="001E14B2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  <w:del w:id="91" w:author="Abdulahi Mohamed Hassen" w:date="2020-11-11T23:28:00Z">
        <w:r w:rsidDel="006F43A4">
          <w:rPr>
            <w:noProof/>
          </w:rPr>
          <mc:AlternateContent>
            <mc:Choice Requires="wps">
              <w:drawing>
                <wp:anchor distT="0" distB="0" distL="114300" distR="114300" simplePos="0" relativeHeight="251678720" behindDoc="0" locked="0" layoutInCell="1" allowOverlap="1" wp14:anchorId="65F345EE" wp14:editId="5553594D">
                  <wp:simplePos x="0" y="0"/>
                  <wp:positionH relativeFrom="column">
                    <wp:posOffset>2609043</wp:posOffset>
                  </wp:positionH>
                  <wp:positionV relativeFrom="paragraph">
                    <wp:posOffset>67310</wp:posOffset>
                  </wp:positionV>
                  <wp:extent cx="942975" cy="387350"/>
                  <wp:effectExtent l="0" t="12700" r="22225" b="31750"/>
                  <wp:wrapNone/>
                  <wp:docPr id="5" name="Right Arrow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42975" cy="387350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A97F672"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5" o:spid="_x0000_s1026" type="#_x0000_t13" style="position:absolute;margin-left:205.45pt;margin-top:5.3pt;width:74.25pt;height: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" adj="17164" fillcolor="#ed7d31 [3205]" strokecolor="#4472c4 [3204]" strokeweight="1pt"/>
              </w:pict>
            </mc:Fallback>
          </mc:AlternateContent>
        </w:r>
      </w:del>
    </w:p>
    <w:p w14:paraId="753A6381" w14:textId="77777777" w:rsidR="00F916BF" w:rsidRDefault="00F916BF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4612F1A5" w14:textId="77777777" w:rsidR="00F916BF" w:rsidRDefault="00F916BF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5D2176CC" w14:textId="77777777" w:rsidR="00F916BF" w:rsidRDefault="00F916BF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58C12E92" w14:textId="77777777" w:rsidR="00213C00" w:rsidRDefault="00213C00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410522A6" w14:textId="77777777" w:rsidR="00213C00" w:rsidRDefault="00213C00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46FD5BAE" w14:textId="77777777" w:rsidR="00213C00" w:rsidRDefault="00213C00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581B9B22" w14:textId="77777777" w:rsidR="00213C00" w:rsidRDefault="00213C00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79CB1B3C" w14:textId="77777777" w:rsidR="001E14B2" w:rsidDel="00CC0E05" w:rsidRDefault="001E14B2" w:rsidP="0078431F">
      <w:pPr>
        <w:rPr>
          <w:del w:id="92" w:author="Abdulahi Mohamed Hassen" w:date="2020-11-11T23:32:00Z"/>
          <w:rFonts w:ascii="Garamond" w:hAnsi="Garamond" w:cs="Didot"/>
          <w:b/>
          <w:bCs/>
          <w:sz w:val="28"/>
          <w:szCs w:val="28"/>
          <w:u w:val="single"/>
        </w:rPr>
      </w:pPr>
    </w:p>
    <w:p w14:paraId="6D6D5305" w14:textId="77777777" w:rsidR="001E14B2" w:rsidDel="00CC0E05" w:rsidRDefault="001E14B2" w:rsidP="0078431F">
      <w:pPr>
        <w:rPr>
          <w:del w:id="93" w:author="Abdulahi Mohamed Hassen" w:date="2020-11-11T23:32:00Z"/>
          <w:rFonts w:ascii="Garamond" w:hAnsi="Garamond" w:cs="Didot"/>
          <w:b/>
          <w:bCs/>
          <w:sz w:val="28"/>
          <w:szCs w:val="28"/>
          <w:u w:val="single"/>
        </w:rPr>
      </w:pPr>
    </w:p>
    <w:p w14:paraId="07EE7977" w14:textId="77777777" w:rsidR="001E14B2" w:rsidDel="00CC0E05" w:rsidRDefault="001E14B2" w:rsidP="0078431F">
      <w:pPr>
        <w:rPr>
          <w:del w:id="94" w:author="Abdulahi Mohamed Hassen" w:date="2020-11-11T23:32:00Z"/>
          <w:rFonts w:ascii="Garamond" w:hAnsi="Garamond" w:cs="Didot"/>
          <w:b/>
          <w:bCs/>
          <w:sz w:val="28"/>
          <w:szCs w:val="28"/>
          <w:u w:val="single"/>
        </w:rPr>
      </w:pPr>
    </w:p>
    <w:p w14:paraId="0BA89575" w14:textId="77777777" w:rsidR="001E14B2" w:rsidRDefault="001E14B2" w:rsidP="0078431F">
      <w:pPr>
        <w:rPr>
          <w:rFonts w:ascii="Garamond" w:hAnsi="Garamond" w:cs="Didot"/>
          <w:b/>
          <w:bCs/>
          <w:sz w:val="28"/>
          <w:szCs w:val="28"/>
          <w:u w:val="single"/>
        </w:rPr>
      </w:pPr>
    </w:p>
    <w:p w14:paraId="32CA71BF" w14:textId="62B66E0B" w:rsidR="00304243" w:rsidRPr="00C6335B" w:rsidRDefault="00304243" w:rsidP="0078431F">
      <w:pPr>
        <w:rPr>
          <w:rFonts w:ascii="Garamond" w:hAnsi="Garamond" w:cs="Didot"/>
          <w:b/>
          <w:bCs/>
          <w:color w:val="2E74B5" w:themeColor="accent5" w:themeShade="BF"/>
          <w:sz w:val="28"/>
          <w:szCs w:val="28"/>
          <w:u w:val="single"/>
        </w:rPr>
      </w:pPr>
      <w:r w:rsidRPr="00C6335B">
        <w:rPr>
          <w:rFonts w:ascii="Garamond" w:hAnsi="Garamond" w:cs="Didot"/>
          <w:b/>
          <w:bCs/>
          <w:sz w:val="28"/>
          <w:szCs w:val="28"/>
          <w:u w:val="single"/>
        </w:rPr>
        <w:t>Preparation</w:t>
      </w:r>
    </w:p>
    <w:p w14:paraId="1B7A7B70" w14:textId="7026B2A0" w:rsidR="00304243" w:rsidRDefault="00304243" w:rsidP="0085041A">
      <w:pPr>
        <w:pStyle w:val="ListParagraph"/>
        <w:numPr>
          <w:ilvl w:val="0"/>
          <w:numId w:val="17"/>
        </w:numPr>
        <w:spacing w:before="120"/>
        <w:jc w:val="both"/>
        <w:rPr>
          <w:rFonts w:ascii="Garamond" w:hAnsi="Garamond" w:cs="Didot"/>
        </w:rPr>
      </w:pPr>
      <w:bookmarkStart w:id="95" w:name="OLE_LINK6"/>
      <w:bookmarkStart w:id="96" w:name="OLE_LINK15"/>
      <w:bookmarkStart w:id="97" w:name="OLE_LINK1"/>
      <w:bookmarkStart w:id="98" w:name="OLE_LINK2"/>
      <w:r w:rsidRPr="0085041A">
        <w:rPr>
          <w:rFonts w:ascii="Garamond" w:hAnsi="Garamond" w:cs="Didot"/>
        </w:rPr>
        <w:t xml:space="preserve">Sync the Lab GitHub repo and </w:t>
      </w:r>
      <w:bookmarkEnd w:id="95"/>
      <w:bookmarkEnd w:id="96"/>
      <w:r w:rsidRPr="0085041A">
        <w:rPr>
          <w:rFonts w:ascii="Garamond" w:hAnsi="Garamond" w:cs="Didot"/>
        </w:rPr>
        <w:t xml:space="preserve">copy the </w:t>
      </w:r>
      <w:r w:rsidRPr="0085041A">
        <w:rPr>
          <w:rFonts w:ascii="Garamond" w:hAnsi="Garamond" w:cs="Didot"/>
          <w:b/>
          <w:bCs/>
        </w:rPr>
        <w:t xml:space="preserve">Lab </w:t>
      </w:r>
      <w:r w:rsidR="0078431F" w:rsidRPr="0085041A">
        <w:rPr>
          <w:rFonts w:ascii="Garamond" w:hAnsi="Garamond" w:cs="Didot"/>
          <w:b/>
          <w:bCs/>
        </w:rPr>
        <w:t>1</w:t>
      </w:r>
      <w:r w:rsidR="004C2DA1">
        <w:rPr>
          <w:rFonts w:ascii="Garamond" w:hAnsi="Garamond" w:cs="Didot"/>
          <w:b/>
          <w:bCs/>
        </w:rPr>
        <w:t>2</w:t>
      </w:r>
      <w:r w:rsidRPr="0085041A">
        <w:rPr>
          <w:rFonts w:ascii="Garamond" w:hAnsi="Garamond" w:cs="Didot"/>
          <w:b/>
          <w:bCs/>
        </w:rPr>
        <w:t>-</w:t>
      </w:r>
      <w:bookmarkStart w:id="99" w:name="OLE_LINK21"/>
      <w:bookmarkStart w:id="100" w:name="OLE_LINK22"/>
      <w:r w:rsidR="00954787">
        <w:rPr>
          <w:rFonts w:ascii="Garamond" w:hAnsi="Garamond" w:cs="Didot"/>
          <w:b/>
          <w:bCs/>
        </w:rPr>
        <w:t xml:space="preserve">Cloud </w:t>
      </w:r>
      <w:proofErr w:type="spellStart"/>
      <w:r w:rsidR="00B74658">
        <w:rPr>
          <w:rFonts w:ascii="Garamond" w:hAnsi="Garamond" w:cs="Didot"/>
          <w:b/>
          <w:bCs/>
        </w:rPr>
        <w:t>Fire</w:t>
      </w:r>
      <w:ins w:id="101" w:author="Abdulahi Mohamed Hassen" w:date="2020-11-11T23:33:00Z">
        <w:r w:rsidR="00FE170A">
          <w:rPr>
            <w:rFonts w:ascii="Garamond" w:hAnsi="Garamond" w:cs="Didot"/>
            <w:b/>
            <w:bCs/>
          </w:rPr>
          <w:t>store</w:t>
        </w:r>
      </w:ins>
      <w:proofErr w:type="spellEnd"/>
      <w:del w:id="102" w:author="Abdulahi Mohamed Hassen" w:date="2020-11-11T23:33:00Z">
        <w:r w:rsidR="00B74658" w:rsidDel="00FE170A">
          <w:rPr>
            <w:rFonts w:ascii="Garamond" w:hAnsi="Garamond" w:cs="Didot"/>
            <w:b/>
            <w:bCs/>
          </w:rPr>
          <w:delText>Store</w:delText>
        </w:r>
      </w:del>
      <w:ins w:id="103" w:author="Abdulahi Mohamed Hassen" w:date="2020-11-11T23:32:00Z">
        <w:r w:rsidR="002A31A2">
          <w:rPr>
            <w:rFonts w:ascii="Garamond" w:hAnsi="Garamond" w:cs="Didot"/>
            <w:b/>
            <w:bCs/>
          </w:rPr>
          <w:t xml:space="preserve"> </w:t>
        </w:r>
      </w:ins>
      <w:ins w:id="104" w:author="Abdulahi Mohamed Hassen" w:date="2020-11-11T23:33:00Z">
        <w:r w:rsidR="00F36BAD">
          <w:rPr>
            <w:rFonts w:ascii="Garamond" w:hAnsi="Garamond" w:cs="Didot"/>
            <w:b/>
            <w:bCs/>
          </w:rPr>
          <w:t>and</w:t>
        </w:r>
      </w:ins>
      <w:ins w:id="105" w:author="Abdulahi Mohamed Hassen" w:date="2020-11-11T23:32:00Z">
        <w:r w:rsidR="002A31A2">
          <w:rPr>
            <w:rFonts w:ascii="Garamond" w:hAnsi="Garamond" w:cs="Didot"/>
            <w:b/>
            <w:bCs/>
          </w:rPr>
          <w:t xml:space="preserve"> Background Processing</w:t>
        </w:r>
      </w:ins>
      <w:r w:rsidRPr="0085041A">
        <w:rPr>
          <w:rFonts w:ascii="Garamond" w:hAnsi="Garamond" w:cs="Didot"/>
          <w:b/>
          <w:bCs/>
        </w:rPr>
        <w:t xml:space="preserve"> </w:t>
      </w:r>
      <w:bookmarkEnd w:id="99"/>
      <w:bookmarkEnd w:id="100"/>
      <w:r w:rsidRPr="0085041A">
        <w:rPr>
          <w:rFonts w:ascii="Garamond" w:hAnsi="Garamond" w:cs="Didot"/>
        </w:rPr>
        <w:t>folder into your repository.</w:t>
      </w:r>
    </w:p>
    <w:p w14:paraId="62A167F8" w14:textId="311EA644" w:rsidR="00833B2D" w:rsidRDefault="00833B2D" w:rsidP="0085041A">
      <w:pPr>
        <w:pStyle w:val="ListParagraph"/>
        <w:numPr>
          <w:ilvl w:val="0"/>
          <w:numId w:val="17"/>
        </w:numPr>
        <w:spacing w:before="120"/>
        <w:jc w:val="both"/>
        <w:rPr>
          <w:rFonts w:ascii="Garamond" w:hAnsi="Garamond" w:cs="Didot"/>
        </w:rPr>
      </w:pPr>
      <w:r w:rsidRPr="00833B2D">
        <w:rPr>
          <w:rFonts w:ascii="Garamond" w:hAnsi="Garamond" w:cs="Didot"/>
        </w:rPr>
        <w:t xml:space="preserve">Import the </w:t>
      </w:r>
      <w:proofErr w:type="spellStart"/>
      <w:r w:rsidRPr="00A35573">
        <w:rPr>
          <w:rFonts w:ascii="Garamond" w:hAnsi="Garamond" w:cs="Didot"/>
          <w:b/>
          <w:bCs/>
          <w:rPrChange w:id="106" w:author="Abdulahi Mohamed Hassen" w:date="2020-11-11T23:33:00Z">
            <w:rPr>
              <w:rFonts w:ascii="Garamond" w:hAnsi="Garamond" w:cs="Didot"/>
            </w:rPr>
          </w:rPrChange>
        </w:rPr>
        <w:t>TodoList</w:t>
      </w:r>
      <w:proofErr w:type="spellEnd"/>
      <w:r>
        <w:rPr>
          <w:rFonts w:ascii="Garamond" w:hAnsi="Garamond" w:cs="Didot"/>
        </w:rPr>
        <w:t xml:space="preserve"> </w:t>
      </w:r>
      <w:r w:rsidRPr="00833B2D">
        <w:rPr>
          <w:rFonts w:ascii="Garamond" w:hAnsi="Garamond" w:cs="Didot"/>
        </w:rPr>
        <w:t>project into Android Studio. You will probably see some compilation errors or maybe a warning</w:t>
      </w:r>
      <w:r>
        <w:rPr>
          <w:rFonts w:ascii="Garamond" w:hAnsi="Garamond" w:cs="Didot"/>
        </w:rPr>
        <w:t xml:space="preserve"> </w:t>
      </w:r>
      <w:proofErr w:type="gramStart"/>
      <w:r>
        <w:rPr>
          <w:rFonts w:ascii="Garamond" w:hAnsi="Garamond" w:cs="Didot"/>
        </w:rPr>
        <w:t>messages</w:t>
      </w:r>
      <w:proofErr w:type="gramEnd"/>
      <w:r w:rsidRPr="00833B2D">
        <w:rPr>
          <w:rFonts w:ascii="Garamond" w:hAnsi="Garamond" w:cs="Didot"/>
        </w:rPr>
        <w:t>. We'll correct this in the next section</w:t>
      </w:r>
      <w:r w:rsidR="00950A85">
        <w:rPr>
          <w:rFonts w:ascii="Garamond" w:hAnsi="Garamond" w:cs="Didot"/>
        </w:rPr>
        <w:t>s</w:t>
      </w:r>
      <w:r w:rsidRPr="00833B2D">
        <w:rPr>
          <w:rFonts w:ascii="Garamond" w:hAnsi="Garamond" w:cs="Didot"/>
        </w:rPr>
        <w:t>.</w:t>
      </w:r>
    </w:p>
    <w:p w14:paraId="204F2DD2" w14:textId="20655F53" w:rsidR="00304243" w:rsidRDefault="00304243" w:rsidP="0085041A">
      <w:pPr>
        <w:pStyle w:val="HTMLPreformatted"/>
        <w:shd w:val="clear" w:color="auto" w:fill="FFFFFF"/>
        <w:ind w:left="720"/>
        <w:rPr>
          <w:rFonts w:ascii="Garamond" w:hAnsi="Garamond" w:cs="Didot"/>
          <w:b/>
          <w:bCs/>
          <w:sz w:val="30"/>
          <w:szCs w:val="30"/>
          <w:u w:val="single"/>
        </w:rPr>
      </w:pPr>
      <w:bookmarkStart w:id="107" w:name="OLE_LINK39"/>
      <w:bookmarkStart w:id="108" w:name="OLE_LINK40"/>
      <w:bookmarkEnd w:id="97"/>
      <w:bookmarkEnd w:id="98"/>
      <w:r>
        <w:rPr>
          <w:noProof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4A094057" wp14:editId="7995D14F">
                <wp:simplePos x="0" y="0"/>
                <wp:positionH relativeFrom="column">
                  <wp:posOffset>5818920</wp:posOffset>
                </wp:positionH>
                <wp:positionV relativeFrom="paragraph">
                  <wp:posOffset>127939</wp:posOffset>
                </wp:positionV>
                <wp:extent cx="360" cy="360"/>
                <wp:effectExtent l="50800" t="38100" r="3810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FB20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457.5pt;margin-top:9.35pt;width:1.45pt;height:1.4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">
                <v:imagedata r:id="rId12" o:title=""/>
              </v:shape>
            </w:pict>
          </mc:Fallback>
        </mc:AlternateContent>
      </w:r>
      <w:r>
        <w:rPr>
          <w:rFonts w:ascii="Garamond" w:hAnsi="Garamond" w:cs="Didot"/>
          <w:b/>
          <w:bCs/>
          <w:sz w:val="30"/>
          <w:szCs w:val="30"/>
          <w:u w:val="single"/>
        </w:rPr>
        <w:br w:type="page"/>
      </w:r>
    </w:p>
    <w:p w14:paraId="38FABE44" w14:textId="3DDDE28B" w:rsidR="00647545" w:rsidRDefault="00647545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  <w:bookmarkStart w:id="109" w:name="OLE_LINK71"/>
      <w:bookmarkStart w:id="110" w:name="OLE_LINK72"/>
      <w:bookmarkStart w:id="111" w:name="OLE_LINK81"/>
      <w:r>
        <w:rPr>
          <w:rFonts w:ascii="Garamond" w:hAnsi="Garamond" w:cs="Didot"/>
          <w:b/>
          <w:bCs/>
          <w:sz w:val="30"/>
          <w:szCs w:val="30"/>
          <w:u w:val="single"/>
        </w:rPr>
        <w:lastRenderedPageBreak/>
        <w:t xml:space="preserve">PART A: </w:t>
      </w:r>
      <w:del w:id="112" w:author="Abdulahi Mohamed Hassen" w:date="2020-11-11T23:34:00Z">
        <w:r w:rsidDel="00A35573">
          <w:rPr>
            <w:rFonts w:ascii="Garamond" w:hAnsi="Garamond" w:cs="Didot"/>
            <w:b/>
            <w:bCs/>
            <w:sz w:val="30"/>
            <w:szCs w:val="30"/>
            <w:u w:val="single"/>
          </w:rPr>
          <w:delText xml:space="preserve">Implementing the Todo </w:delText>
        </w:r>
        <w:r w:rsidR="00346A01" w:rsidDel="00A35573">
          <w:rPr>
            <w:rFonts w:ascii="Garamond" w:hAnsi="Garamond" w:cs="Didot"/>
            <w:b/>
            <w:bCs/>
            <w:sz w:val="30"/>
            <w:szCs w:val="30"/>
            <w:u w:val="single"/>
          </w:rPr>
          <w:delText>App</w:delText>
        </w:r>
      </w:del>
      <w:ins w:id="113" w:author="Abdulahi Mohamed Hassen" w:date="2020-11-11T23:34:00Z">
        <w:r w:rsidR="00A35573">
          <w:rPr>
            <w:rFonts w:ascii="Garamond" w:hAnsi="Garamond" w:cs="Didot"/>
            <w:b/>
            <w:bCs/>
            <w:sz w:val="30"/>
            <w:szCs w:val="30"/>
            <w:u w:val="single"/>
          </w:rPr>
          <w:t>Firebase Authentication</w:t>
        </w:r>
      </w:ins>
    </w:p>
    <w:p w14:paraId="3CA61C63" w14:textId="77777777" w:rsidR="00647545" w:rsidRDefault="00647545" w:rsidP="00304243">
      <w:pPr>
        <w:contextualSpacing/>
        <w:jc w:val="both"/>
        <w:rPr>
          <w:rFonts w:ascii="Garamond" w:hAnsi="Garamond" w:cs="Didot"/>
        </w:rPr>
      </w:pPr>
      <w:r>
        <w:rPr>
          <w:rFonts w:ascii="Garamond" w:hAnsi="Garamond" w:cs="Didot"/>
          <w:b/>
          <w:bCs/>
          <w:sz w:val="30"/>
          <w:szCs w:val="30"/>
          <w:u w:val="single"/>
        </w:rPr>
        <w:softHyphen/>
      </w:r>
      <w:r>
        <w:rPr>
          <w:rFonts w:ascii="Garamond" w:hAnsi="Garamond" w:cs="Didot"/>
          <w:b/>
          <w:bCs/>
          <w:sz w:val="30"/>
          <w:szCs w:val="30"/>
          <w:u w:val="single"/>
        </w:rPr>
        <w:softHyphen/>
      </w:r>
      <w:r>
        <w:rPr>
          <w:rFonts w:ascii="Garamond" w:hAnsi="Garamond" w:cs="Didot"/>
          <w:b/>
          <w:bCs/>
          <w:sz w:val="30"/>
          <w:szCs w:val="30"/>
          <w:u w:val="single"/>
        </w:rPr>
        <w:softHyphen/>
      </w:r>
    </w:p>
    <w:p w14:paraId="15D5998C" w14:textId="49E7F907" w:rsidR="00647545" w:rsidRDefault="002A3ED0" w:rsidP="00304243">
      <w:pPr>
        <w:contextualSpacing/>
        <w:jc w:val="both"/>
        <w:rPr>
          <w:rFonts w:ascii="Garamond" w:hAnsi="Garamond" w:cs="Didot"/>
        </w:rPr>
      </w:pPr>
      <w:r>
        <w:rPr>
          <w:rFonts w:ascii="Garamond" w:hAnsi="Garamond" w:cs="Didot"/>
        </w:rPr>
        <w:t xml:space="preserve">In this lab you will </w:t>
      </w:r>
      <w:del w:id="114" w:author="Abdulahi Mohamed Hassen" w:date="2020-11-11T23:34:00Z">
        <w:r w:rsidDel="00C87025">
          <w:rPr>
            <w:rFonts w:ascii="Garamond" w:hAnsi="Garamond" w:cs="Didot"/>
          </w:rPr>
          <w:delText>re-implement</w:delText>
        </w:r>
      </w:del>
      <w:ins w:id="115" w:author="Abdulahi Mohamed Hassen" w:date="2020-11-11T23:34:00Z">
        <w:r w:rsidR="00C87025">
          <w:rPr>
            <w:rFonts w:ascii="Garamond" w:hAnsi="Garamond" w:cs="Didot"/>
          </w:rPr>
          <w:t>complete</w:t>
        </w:r>
      </w:ins>
      <w:r>
        <w:rPr>
          <w:rFonts w:ascii="Garamond" w:hAnsi="Garamond" w:cs="Didot"/>
        </w:rPr>
        <w:t xml:space="preserve"> the </w:t>
      </w:r>
      <w:proofErr w:type="spellStart"/>
      <w:r w:rsidR="00842628">
        <w:rPr>
          <w:rFonts w:ascii="Garamond" w:hAnsi="Garamond" w:cs="Didot"/>
        </w:rPr>
        <w:t>Todo</w:t>
      </w:r>
      <w:proofErr w:type="spellEnd"/>
      <w:r w:rsidR="00842628">
        <w:rPr>
          <w:rFonts w:ascii="Garamond" w:hAnsi="Garamond" w:cs="Didot"/>
        </w:rPr>
        <w:t xml:space="preserve"> </w:t>
      </w:r>
      <w:r w:rsidR="00346A01">
        <w:rPr>
          <w:rFonts w:ascii="Garamond" w:hAnsi="Garamond" w:cs="Didot"/>
        </w:rPr>
        <w:t>app</w:t>
      </w:r>
      <w:r w:rsidR="00647545">
        <w:rPr>
          <w:rFonts w:ascii="Garamond" w:hAnsi="Garamond" w:cs="Didot"/>
        </w:rPr>
        <w:t xml:space="preserve"> </w:t>
      </w:r>
      <w:ins w:id="116" w:author="Abdulahi Mohamed Hassen" w:date="2020-11-11T23:34:00Z">
        <w:r w:rsidR="00C87025">
          <w:rPr>
            <w:rFonts w:ascii="Garamond" w:hAnsi="Garamond" w:cs="Didot"/>
          </w:rPr>
          <w:t xml:space="preserve">implementation </w:t>
        </w:r>
      </w:ins>
      <w:r>
        <w:rPr>
          <w:rFonts w:ascii="Garamond" w:hAnsi="Garamond" w:cs="Didot"/>
        </w:rPr>
        <w:t xml:space="preserve">you created in Lab </w:t>
      </w:r>
      <w:del w:id="117" w:author="Abdulahi Mohamed Hassen" w:date="2020-11-11T23:34:00Z">
        <w:r w:rsidDel="00C87025">
          <w:rPr>
            <w:rFonts w:ascii="Garamond" w:hAnsi="Garamond" w:cs="Didot"/>
          </w:rPr>
          <w:delText xml:space="preserve">10 </w:delText>
        </w:r>
      </w:del>
      <w:ins w:id="118" w:author="Abdulahi Mohamed Hassen" w:date="2020-11-11T23:34:00Z">
        <w:r w:rsidR="00C87025">
          <w:rPr>
            <w:rFonts w:ascii="Garamond" w:hAnsi="Garamond" w:cs="Didot"/>
          </w:rPr>
          <w:t>11</w:t>
        </w:r>
        <w:r w:rsidR="00C87025">
          <w:rPr>
            <w:rFonts w:ascii="Garamond" w:hAnsi="Garamond" w:cs="Didot"/>
          </w:rPr>
          <w:t xml:space="preserve"> </w:t>
        </w:r>
      </w:ins>
      <w:r>
        <w:rPr>
          <w:rFonts w:ascii="Garamond" w:hAnsi="Garamond" w:cs="Didot"/>
        </w:rPr>
        <w:t xml:space="preserve">and </w:t>
      </w:r>
      <w:del w:id="119" w:author="Abdulahi Mohamed Hassen" w:date="2020-11-11T23:34:00Z">
        <w:r w:rsidDel="00C87025">
          <w:rPr>
            <w:rFonts w:ascii="Garamond" w:hAnsi="Garamond" w:cs="Didot"/>
          </w:rPr>
          <w:delText xml:space="preserve">replace </w:delText>
        </w:r>
      </w:del>
      <w:ins w:id="120" w:author="Abdulahi Mohamed Hassen" w:date="2020-11-11T23:34:00Z">
        <w:r w:rsidR="00C87025">
          <w:rPr>
            <w:rFonts w:ascii="Garamond" w:hAnsi="Garamond" w:cs="Didot"/>
          </w:rPr>
          <w:t>add the authentication part.</w:t>
        </w:r>
      </w:ins>
      <w:ins w:id="121" w:author="Abdulahi Mohamed Hassen" w:date="2020-11-11T23:35:00Z">
        <w:r w:rsidR="00C87025">
          <w:rPr>
            <w:rFonts w:ascii="Garamond" w:hAnsi="Garamond" w:cs="Didot"/>
          </w:rPr>
          <w:t xml:space="preserve"> Also, you will add a way to upload and download files from firebase storage. </w:t>
        </w:r>
      </w:ins>
      <w:del w:id="122" w:author="Abdulahi Mohamed Hassen" w:date="2020-11-11T23:35:00Z">
        <w:r w:rsidDel="00C87025">
          <w:rPr>
            <w:rFonts w:ascii="Garamond" w:hAnsi="Garamond" w:cs="Didot"/>
          </w:rPr>
          <w:delText xml:space="preserve">the database with Cloud Fire store.  </w:delText>
        </w:r>
      </w:del>
      <w:r w:rsidR="0006367B">
        <w:rPr>
          <w:rFonts w:ascii="Garamond" w:hAnsi="Garamond" w:cs="Didot"/>
        </w:rPr>
        <w:t xml:space="preserve">The </w:t>
      </w:r>
      <w:ins w:id="123" w:author="Abdulahi Mohamed Hassen" w:date="2020-11-11T23:35:00Z">
        <w:r w:rsidR="00C87025">
          <w:rPr>
            <w:rFonts w:ascii="Garamond" w:hAnsi="Garamond" w:cs="Didot"/>
          </w:rPr>
          <w:t xml:space="preserve">rest of the </w:t>
        </w:r>
      </w:ins>
      <w:r w:rsidR="0006367B">
        <w:rPr>
          <w:rFonts w:ascii="Garamond" w:hAnsi="Garamond" w:cs="Didot"/>
        </w:rPr>
        <w:t xml:space="preserve">functionality of the application will still be the same </w:t>
      </w:r>
      <w:r w:rsidR="00FA0CF3">
        <w:rPr>
          <w:rFonts w:ascii="Garamond" w:hAnsi="Garamond" w:cs="Didot"/>
        </w:rPr>
        <w:t xml:space="preserve">get, </w:t>
      </w:r>
      <w:r w:rsidR="0006367B">
        <w:rPr>
          <w:rFonts w:ascii="Garamond" w:hAnsi="Garamond" w:cs="Didot"/>
        </w:rPr>
        <w:t>add, update delete project</w:t>
      </w:r>
      <w:r w:rsidR="00FA0CF3">
        <w:rPr>
          <w:rFonts w:ascii="Garamond" w:hAnsi="Garamond" w:cs="Didot"/>
        </w:rPr>
        <w:t>s</w:t>
      </w:r>
      <w:r w:rsidR="0006367B">
        <w:rPr>
          <w:rFonts w:ascii="Garamond" w:hAnsi="Garamond" w:cs="Didot"/>
        </w:rPr>
        <w:t xml:space="preserve"> and to</w:t>
      </w:r>
      <w:r w:rsidR="00DC0F4D">
        <w:rPr>
          <w:rFonts w:ascii="Garamond" w:hAnsi="Garamond" w:cs="Didot"/>
        </w:rPr>
        <w:t>-</w:t>
      </w:r>
      <w:r w:rsidR="0006367B">
        <w:rPr>
          <w:rFonts w:ascii="Garamond" w:hAnsi="Garamond" w:cs="Didot"/>
        </w:rPr>
        <w:t>dos.</w:t>
      </w:r>
    </w:p>
    <w:p w14:paraId="77612CAB" w14:textId="1E531782" w:rsidR="00647545" w:rsidRDefault="00DB6C90" w:rsidP="00304243">
      <w:pPr>
        <w:contextualSpacing/>
        <w:jc w:val="both"/>
        <w:rPr>
          <w:ins w:id="124" w:author="Abdulahi Mohamed Hassen" w:date="2020-11-11T23:36:00Z"/>
          <w:rFonts w:ascii="Garamond" w:hAnsi="Garamond" w:cs="Didot"/>
          <w:b/>
          <w:bCs/>
          <w:sz w:val="30"/>
          <w:szCs w:val="30"/>
          <w:u w:val="single"/>
        </w:rPr>
      </w:pPr>
      <w:r>
        <w:rPr>
          <w:rFonts w:ascii="Garamond" w:hAnsi="Garamond" w:cs="Didot"/>
          <w:b/>
          <w:bCs/>
          <w:noProof/>
          <w:sz w:val="30"/>
          <w:szCs w:val="30"/>
          <w:u w:val="single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4B994CA" wp14:editId="2A07593F">
                <wp:simplePos x="0" y="0"/>
                <wp:positionH relativeFrom="column">
                  <wp:posOffset>0</wp:posOffset>
                </wp:positionH>
                <wp:positionV relativeFrom="paragraph">
                  <wp:posOffset>18627</wp:posOffset>
                </wp:positionV>
                <wp:extent cx="5499100" cy="2370455"/>
                <wp:effectExtent l="0" t="0" r="0" b="4445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2370455"/>
                          <a:chOff x="0" y="0"/>
                          <a:chExt cx="5499100" cy="2370455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screenshot of a video gam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4347" y="81280"/>
                            <a:ext cx="128524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280"/>
                            <a:ext cx="1285875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43200" y="81280"/>
                            <a:ext cx="1285875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65600" y="0"/>
                            <a:ext cx="1333500" cy="2370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81D6A0" id="Group 17" o:spid="_x0000_s1026" style="position:absolute;margin-left:0;margin-top:1.45pt;width:433pt;height:186.65pt;z-index:251693056" coordsize="54991,237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">
                <v:shape id="Picture 13" o:spid="_x0000_s1027" type="#_x0000_t75" alt="A screenshot of a video game&#10;&#10;Description automatically generated" style="position:absolute;left:13343;top:812;width:12852;height:228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">
                  <v:imagedata r:id="rId17" o:title="A screenshot of a video game&#10;&#10;Description automatically generated"/>
                </v:shape>
                <v:shape id="Picture 14" o:spid="_x0000_s1028" type="#_x0000_t75" alt="Graphical user interface, text, application&#10;&#10;Description automatically generated" style="position:absolute;top:812;width:12858;height:228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">
                  <v:imagedata r:id="rId18" o:title="Graphical user interface, text, application&#10;&#10;Description automatically generated"/>
                </v:shape>
                <v:shape id="Picture 15" o:spid="_x0000_s1029" type="#_x0000_t75" alt="Graphical user interface, application&#10;&#10;Description automatically generated" style="position:absolute;left:27432;top:812;width:12858;height:228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">
                  <v:imagedata r:id="rId19" o:title="Graphical user interface, application&#10;&#10;Description automatically generated"/>
                </v:shape>
                <v:shape id="Picture 16" o:spid="_x0000_s1030" type="#_x0000_t75" alt="Graphical user interface, application&#10;&#10;Description automatically generated" style="position:absolute;left:41656;width:13335;height:237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">
                  <v:imagedata r:id="rId20" o:title="Graphical user interface, application&#10;&#10;Description automatically generated"/>
                </v:shape>
                <w10:wrap type="square"/>
              </v:group>
            </w:pict>
          </mc:Fallback>
        </mc:AlternateContent>
      </w:r>
      <w:del w:id="125" w:author="Abdulahi Mohamed Hassen" w:date="2020-11-11T23:36:00Z">
        <w:r w:rsidR="00A93D92" w:rsidDel="00DB6C90">
          <w:rPr>
            <w:rFonts w:ascii="Garamond" w:hAnsi="Garamond" w:cs="Didot"/>
            <w:b/>
            <w:bCs/>
            <w:noProof/>
            <w:sz w:val="30"/>
            <w:szCs w:val="30"/>
            <w:u w:val="single"/>
          </w:rPr>
          <mc:AlternateContent>
            <mc:Choice Requires="wpg">
              <w:drawing>
                <wp:anchor distT="0" distB="0" distL="114300" distR="114300" simplePos="0" relativeHeight="251668480" behindDoc="0" locked="0" layoutInCell="1" allowOverlap="1" wp14:anchorId="55FEC899" wp14:editId="71DE24F0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121920</wp:posOffset>
                  </wp:positionV>
                  <wp:extent cx="5184140" cy="2239010"/>
                  <wp:effectExtent l="0" t="0" r="0" b="0"/>
                  <wp:wrapTopAndBottom/>
                  <wp:docPr id="77" name="Group 77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184140" cy="2239010"/>
                            <a:chOff x="0" y="0"/>
                            <a:chExt cx="5642933" cy="2315221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51688" y="38746"/>
                              <a:ext cx="1280795" cy="22764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" name="Picture 1" descr="Graphical user interface, text, application, chat or text messag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18095" y="38746"/>
                              <a:ext cx="1280160" cy="22764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80160" cy="22764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 descr="A picture containing background patter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362773" y="38746"/>
                              <a:ext cx="1280160" cy="22764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1BE398FC" id="Group 77" o:spid="_x0000_s1026" style="position:absolute;margin-left:12.2pt;margin-top:9.6pt;width:408.2pt;height:176.3pt;z-index:251668480;mso-width-relative:margin;mso-height-relative:margin" coordsize="56429,2315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">
                  <v:shape id="Picture 6" o:spid="_x0000_s1027" type="#_x0000_t75" alt="Graphical user interface, application&#10;&#10;Description automatically generated" style="position:absolute;left:28516;top:387;width:12808;height:227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">
                    <v:imagedata r:id="rId25" o:title="Graphical user interface, application&#10;&#10;Description automatically generated"/>
                  </v:shape>
                  <v:shape id="Picture 1" o:spid="_x0000_s1028" type="#_x0000_t75" alt="Graphical user interface, text, application, chat or text message&#10;&#10;Description automatically generated" style="position:absolute;left:14180;top:387;width:12802;height:227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">
                    <v:imagedata r:id="rId26" o:title="Graphical user interface, text, application, chat or text message&#10;&#10;Description automatically generated"/>
                  </v:shape>
                  <v:shape id="Picture 7" o:spid="_x0000_s1029" type="#_x0000_t75" alt="Graphical user interface, application&#10;&#10;Description automatically generated" style="position:absolute;width:12801;height:227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">
                    <v:imagedata r:id="rId27" o:title="Graphical user interface, application&#10;&#10;Description automatically generated"/>
                  </v:shape>
                  <v:shape id="Picture 9" o:spid="_x0000_s1030" type="#_x0000_t75" alt="A picture containing background pattern&#10;&#10;Description automatically generated" style="position:absolute;left:43627;top:387;width:12802;height:227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">
                    <v:imagedata r:id="rId28" o:title="A picture containing background pattern&#10;&#10;Description automatically generated"/>
                  </v:shape>
                  <w10:wrap type="topAndBottom"/>
                </v:group>
              </w:pict>
            </mc:Fallback>
          </mc:AlternateContent>
        </w:r>
      </w:del>
    </w:p>
    <w:p w14:paraId="19A67312" w14:textId="7599B249" w:rsidR="00DB6C90" w:rsidRDefault="00DB6C90" w:rsidP="00304243">
      <w:pPr>
        <w:contextualSpacing/>
        <w:jc w:val="both"/>
        <w:rPr>
          <w:ins w:id="126" w:author="Abdulahi Mohamed Hassen" w:date="2020-11-11T23:36:00Z"/>
          <w:rFonts w:ascii="Garamond" w:hAnsi="Garamond" w:cs="Didot"/>
          <w:b/>
          <w:bCs/>
          <w:sz w:val="30"/>
          <w:szCs w:val="30"/>
          <w:u w:val="single"/>
        </w:rPr>
      </w:pPr>
    </w:p>
    <w:p w14:paraId="290777D5" w14:textId="3FAADA8B" w:rsidR="00DB6C90" w:rsidRDefault="00DB6C90" w:rsidP="00304243">
      <w:pPr>
        <w:contextualSpacing/>
        <w:jc w:val="both"/>
        <w:rPr>
          <w:ins w:id="127" w:author="Abdulahi Mohamed Hassen" w:date="2020-11-11T23:36:00Z"/>
          <w:rFonts w:ascii="Garamond" w:hAnsi="Garamond" w:cs="Didot"/>
          <w:b/>
          <w:bCs/>
          <w:sz w:val="30"/>
          <w:szCs w:val="30"/>
          <w:u w:val="single"/>
        </w:rPr>
      </w:pPr>
    </w:p>
    <w:p w14:paraId="11F4C017" w14:textId="0F0F55CE" w:rsidR="00DB6C90" w:rsidRDefault="00DB6C90" w:rsidP="00304243">
      <w:pPr>
        <w:contextualSpacing/>
        <w:jc w:val="both"/>
        <w:rPr>
          <w:ins w:id="128" w:author="Abdulahi Mohamed Hassen" w:date="2020-11-11T23:36:00Z"/>
          <w:rFonts w:ascii="Garamond" w:hAnsi="Garamond" w:cs="Didot"/>
          <w:b/>
          <w:bCs/>
          <w:sz w:val="30"/>
          <w:szCs w:val="30"/>
          <w:u w:val="single"/>
        </w:rPr>
      </w:pPr>
    </w:p>
    <w:p w14:paraId="61058774" w14:textId="7909A731" w:rsidR="00DB6C90" w:rsidRDefault="00DB6C90" w:rsidP="00304243">
      <w:pPr>
        <w:contextualSpacing/>
        <w:jc w:val="both"/>
        <w:rPr>
          <w:ins w:id="129" w:author="Abdulahi Mohamed Hassen" w:date="2020-11-11T23:36:00Z"/>
          <w:rFonts w:ascii="Garamond" w:hAnsi="Garamond" w:cs="Didot"/>
          <w:b/>
          <w:bCs/>
          <w:sz w:val="30"/>
          <w:szCs w:val="30"/>
          <w:u w:val="single"/>
        </w:rPr>
      </w:pPr>
    </w:p>
    <w:p w14:paraId="6FE2FAF8" w14:textId="71C2F64D" w:rsidR="00DB6C90" w:rsidRDefault="00DB6C90" w:rsidP="00304243">
      <w:pPr>
        <w:contextualSpacing/>
        <w:jc w:val="both"/>
        <w:rPr>
          <w:ins w:id="130" w:author="Abdulahi Mohamed Hassen" w:date="2020-11-11T23:36:00Z"/>
          <w:rFonts w:ascii="Garamond" w:hAnsi="Garamond" w:cs="Didot"/>
          <w:b/>
          <w:bCs/>
          <w:sz w:val="30"/>
          <w:szCs w:val="30"/>
          <w:u w:val="single"/>
        </w:rPr>
      </w:pPr>
    </w:p>
    <w:p w14:paraId="5F6FCBB3" w14:textId="77777777" w:rsidR="00DB6C90" w:rsidRDefault="00DB6C90" w:rsidP="00304243">
      <w:pPr>
        <w:contextualSpacing/>
        <w:jc w:val="both"/>
        <w:rPr>
          <w:ins w:id="131" w:author="Abdulahi Mohamed Hassen" w:date="2020-11-11T23:36:00Z"/>
          <w:rFonts w:ascii="Garamond" w:hAnsi="Garamond" w:cs="Didot"/>
          <w:b/>
          <w:bCs/>
          <w:sz w:val="30"/>
          <w:szCs w:val="30"/>
          <w:u w:val="single"/>
        </w:rPr>
      </w:pPr>
    </w:p>
    <w:p w14:paraId="1FE9F190" w14:textId="6CE4F621" w:rsidR="00DB6C90" w:rsidRDefault="00DB6C90" w:rsidP="00304243">
      <w:pPr>
        <w:contextualSpacing/>
        <w:jc w:val="both"/>
        <w:rPr>
          <w:ins w:id="132" w:author="Abdulahi Mohamed Hassen" w:date="2020-11-11T23:36:00Z"/>
          <w:rFonts w:ascii="Garamond" w:hAnsi="Garamond" w:cs="Didot"/>
          <w:b/>
          <w:bCs/>
          <w:sz w:val="30"/>
          <w:szCs w:val="30"/>
          <w:u w:val="single"/>
        </w:rPr>
      </w:pPr>
    </w:p>
    <w:p w14:paraId="26C34182" w14:textId="2BB4D2E6" w:rsidR="00DB6C90" w:rsidRDefault="00DB6C90" w:rsidP="00304243">
      <w:pPr>
        <w:contextualSpacing/>
        <w:jc w:val="both"/>
        <w:rPr>
          <w:ins w:id="133" w:author="Abdulahi Mohamed Hassen" w:date="2020-11-11T23:36:00Z"/>
          <w:rFonts w:ascii="Garamond" w:hAnsi="Garamond" w:cs="Didot"/>
          <w:b/>
          <w:bCs/>
          <w:sz w:val="30"/>
          <w:szCs w:val="30"/>
          <w:u w:val="single"/>
        </w:rPr>
      </w:pPr>
    </w:p>
    <w:p w14:paraId="530B7DA5" w14:textId="7AE016B4" w:rsidR="00DB6C90" w:rsidRDefault="00DB6C90" w:rsidP="00304243">
      <w:pPr>
        <w:contextualSpacing/>
        <w:jc w:val="both"/>
        <w:rPr>
          <w:ins w:id="134" w:author="Abdulahi Mohamed Hassen" w:date="2020-11-11T23:36:00Z"/>
          <w:rFonts w:ascii="Garamond" w:hAnsi="Garamond" w:cs="Didot"/>
          <w:b/>
          <w:bCs/>
          <w:sz w:val="30"/>
          <w:szCs w:val="30"/>
          <w:u w:val="single"/>
        </w:rPr>
      </w:pPr>
    </w:p>
    <w:p w14:paraId="01D3E996" w14:textId="39B4CC13" w:rsidR="00DB6C90" w:rsidRDefault="00DB6C90" w:rsidP="00304243">
      <w:pPr>
        <w:contextualSpacing/>
        <w:jc w:val="both"/>
        <w:rPr>
          <w:ins w:id="135" w:author="Abdulahi Mohamed Hassen" w:date="2020-11-11T23:36:00Z"/>
          <w:rFonts w:ascii="Garamond" w:hAnsi="Garamond" w:cs="Didot"/>
          <w:b/>
          <w:bCs/>
          <w:sz w:val="30"/>
          <w:szCs w:val="30"/>
          <w:u w:val="single"/>
        </w:rPr>
      </w:pPr>
    </w:p>
    <w:p w14:paraId="6805D1AA" w14:textId="77777777" w:rsidR="00DB6C90" w:rsidRDefault="00DB6C90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7DF0E64D" w14:textId="61EC3ACB" w:rsidR="002A3ED0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  <w:r>
        <w:rPr>
          <w:rFonts w:ascii="Garamond" w:hAnsi="Garamond" w:cs="Didot"/>
          <w:b/>
          <w:bCs/>
          <w:noProof/>
          <w:sz w:val="30"/>
          <w:szCs w:val="30"/>
          <w:u w:val="single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2FE8447" wp14:editId="7869A9D6">
                <wp:simplePos x="0" y="0"/>
                <wp:positionH relativeFrom="column">
                  <wp:posOffset>0</wp:posOffset>
                </wp:positionH>
                <wp:positionV relativeFrom="paragraph">
                  <wp:posOffset>217170</wp:posOffset>
                </wp:positionV>
                <wp:extent cx="5439410" cy="2308860"/>
                <wp:effectExtent l="0" t="0" r="0" b="2540"/>
                <wp:wrapSquare wrapText="bothSides"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9410" cy="2308860"/>
                          <a:chOff x="0" y="0"/>
                          <a:chExt cx="5456954" cy="2315220"/>
                        </a:xfrm>
                      </wpg:grpSpPr>
                      <pic:pic xmlns:pic="http://schemas.openxmlformats.org/drawingml/2006/picture">
                        <pic:nvPicPr>
                          <pic:cNvPr id="82" name="Picture 82" descr="Graphical user interface, application, Team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745"/>
                            <a:ext cx="1280160" cy="2276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76794" y="0"/>
                            <a:ext cx="1280160" cy="2276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2943" y="0"/>
                            <a:ext cx="1280160" cy="2276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 descr="A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2597" y="0"/>
                            <a:ext cx="1280160" cy="2276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467607" id="Group 81" o:spid="_x0000_s1026" style="position:absolute;margin-left:0;margin-top:17.1pt;width:428.3pt;height:181.8pt;z-index:251680768;mso-width-relative:margin;mso-height-relative:margin" coordsize="54569,2315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">
                <v:shape id="Picture 82" o:spid="_x0000_s1027" type="#_x0000_t75" alt="Graphical user interface, application, Teams&#10;&#10;Description automatically generated" style="position:absolute;top:387;width:12801;height:227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">
                  <v:imagedata r:id="rId33" o:title="Graphical user interface, application, Teams&#10;&#10;Description automatically generated"/>
                </v:shape>
                <v:shape id="Picture 83" o:spid="_x0000_s1028" type="#_x0000_t75" alt="Graphical user interface&#10;&#10;Description automatically generated" style="position:absolute;left:41767;width:12802;height:227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">
                  <v:imagedata r:id="rId34" o:title="Graphical user interface&#10;&#10;Description automatically generated"/>
                </v:shape>
                <v:shape id="Picture 84" o:spid="_x0000_s1029" type="#_x0000_t75" alt="A screenshot of a computer screen&#10;&#10;Description automatically generated" style="position:absolute;left:28129;width:12802;height:227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">
                  <v:imagedata r:id="rId35" o:title="A screenshot of a computer screen&#10;&#10;Description automatically generated"/>
                </v:shape>
                <v:shape id="Picture 85" o:spid="_x0000_s1030" type="#_x0000_t75" alt="A screen shot of a computer&#10;&#10;Description automatically generated" style="position:absolute;left:14025;width:12802;height:227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">
                  <v:imagedata r:id="rId36" o:title="A screen shot of a computer&#10;&#10;Description automatically generated"/>
                </v:shape>
                <w10:wrap type="square"/>
              </v:group>
            </w:pict>
          </mc:Fallback>
        </mc:AlternateContent>
      </w:r>
    </w:p>
    <w:p w14:paraId="11823414" w14:textId="3E986945" w:rsidR="00A93D92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3AF3F48A" w14:textId="259FF9CD" w:rsidR="00A93D92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053EFB41" w14:textId="5C398E8E" w:rsidR="00A93D92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271EC24B" w14:textId="62106F84" w:rsidR="00A93D92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2B93049B" w14:textId="42246621" w:rsidR="00A93D92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096EE632" w14:textId="7E81B658" w:rsidR="00A93D92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513D5849" w14:textId="3970CE59" w:rsidR="00A93D92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37A90067" w14:textId="6981419D" w:rsidR="00A93D92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1EBF07D8" w14:textId="219C9AD9" w:rsidR="00A93D92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0FED4536" w14:textId="1C84DBF2" w:rsidR="00A93D92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2FF696A7" w14:textId="21FE3FF0" w:rsidR="00A93D92" w:rsidRDefault="00A93D92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31E7A7AA" w14:textId="255F5B09" w:rsidR="00A93D92" w:rsidDel="00665AE6" w:rsidRDefault="00A93D92" w:rsidP="00304243">
      <w:pPr>
        <w:contextualSpacing/>
        <w:jc w:val="both"/>
        <w:rPr>
          <w:del w:id="136" w:author="Abdulahi Mohamed Hassen" w:date="2020-11-11T23:38:00Z"/>
          <w:rFonts w:ascii="Garamond" w:hAnsi="Garamond" w:cs="Didot"/>
          <w:b/>
          <w:bCs/>
          <w:sz w:val="30"/>
          <w:szCs w:val="30"/>
          <w:u w:val="single"/>
        </w:rPr>
      </w:pPr>
    </w:p>
    <w:p w14:paraId="56342722" w14:textId="77777777" w:rsidR="00665AE6" w:rsidRDefault="00665AE6" w:rsidP="00304243">
      <w:pPr>
        <w:contextualSpacing/>
        <w:jc w:val="both"/>
        <w:rPr>
          <w:ins w:id="137" w:author="Abdulahi Mohamed Hassen" w:date="2020-11-11T23:38:00Z"/>
          <w:rFonts w:ascii="Garamond" w:hAnsi="Garamond" w:cs="Didot"/>
          <w:b/>
          <w:bCs/>
          <w:sz w:val="30"/>
          <w:szCs w:val="30"/>
          <w:u w:val="single"/>
        </w:rPr>
      </w:pPr>
    </w:p>
    <w:p w14:paraId="318F88A9" w14:textId="7C806B2E" w:rsidR="00665AE6" w:rsidRPr="00665AE6" w:rsidRDefault="00012F8B" w:rsidP="00665AE6">
      <w:pPr>
        <w:contextualSpacing/>
        <w:jc w:val="both"/>
        <w:rPr>
          <w:ins w:id="138" w:author="Abdulahi Mohamed Hassen" w:date="2020-11-11T23:39:00Z"/>
          <w:rFonts w:ascii="Garamond" w:hAnsi="Garamond" w:cs="Didot"/>
          <w:b/>
          <w:bCs/>
          <w:sz w:val="30"/>
          <w:szCs w:val="30"/>
          <w:u w:val="single"/>
        </w:rPr>
      </w:pPr>
      <w:proofErr w:type="gramStart"/>
      <w:r>
        <w:rPr>
          <w:rFonts w:ascii="Garamond" w:hAnsi="Garamond" w:cs="Didot"/>
          <w:b/>
          <w:bCs/>
          <w:sz w:val="30"/>
          <w:szCs w:val="30"/>
          <w:u w:val="single"/>
        </w:rPr>
        <w:t xml:space="preserve">Task </w:t>
      </w:r>
      <w:r w:rsidR="00304243">
        <w:rPr>
          <w:rFonts w:ascii="Garamond" w:hAnsi="Garamond" w:cs="Didot"/>
          <w:b/>
          <w:bCs/>
          <w:sz w:val="30"/>
          <w:szCs w:val="30"/>
          <w:u w:val="single"/>
        </w:rPr>
        <w:t xml:space="preserve"> </w:t>
      </w:r>
      <w:r>
        <w:rPr>
          <w:rFonts w:ascii="Garamond" w:hAnsi="Garamond" w:cs="Didot"/>
          <w:b/>
          <w:bCs/>
          <w:sz w:val="30"/>
          <w:szCs w:val="30"/>
          <w:u w:val="single"/>
        </w:rPr>
        <w:t>1</w:t>
      </w:r>
      <w:proofErr w:type="gramEnd"/>
      <w:r w:rsidR="00304243">
        <w:rPr>
          <w:rFonts w:ascii="Garamond" w:hAnsi="Garamond" w:cs="Didot"/>
          <w:b/>
          <w:bCs/>
          <w:sz w:val="30"/>
          <w:szCs w:val="30"/>
          <w:u w:val="single"/>
        </w:rPr>
        <w:t xml:space="preserve">: </w:t>
      </w:r>
      <w:del w:id="139" w:author="Abdulahi Mohamed Hassen" w:date="2020-11-11T23:38:00Z">
        <w:r w:rsidR="0025247F" w:rsidDel="00665AE6">
          <w:rPr>
            <w:rFonts w:ascii="Garamond" w:hAnsi="Garamond" w:cs="Didot"/>
            <w:b/>
            <w:bCs/>
            <w:sz w:val="30"/>
            <w:szCs w:val="30"/>
            <w:u w:val="single"/>
          </w:rPr>
          <w:delText xml:space="preserve">Creating </w:delText>
        </w:r>
      </w:del>
      <w:del w:id="140" w:author="Abdulahi Mohamed Hassen" w:date="2020-11-11T23:39:00Z">
        <w:r w:rsidR="00541882" w:rsidDel="00665AE6">
          <w:rPr>
            <w:rFonts w:ascii="Garamond" w:hAnsi="Garamond" w:cs="Didot"/>
            <w:b/>
            <w:bCs/>
            <w:sz w:val="30"/>
            <w:szCs w:val="30"/>
            <w:u w:val="single"/>
          </w:rPr>
          <w:delText>Firebase</w:delText>
        </w:r>
        <w:r w:rsidR="002A3ED0" w:rsidDel="00665AE6">
          <w:rPr>
            <w:rFonts w:ascii="Garamond" w:hAnsi="Garamond" w:cs="Didot"/>
            <w:b/>
            <w:bCs/>
            <w:sz w:val="30"/>
            <w:szCs w:val="30"/>
            <w:u w:val="single"/>
          </w:rPr>
          <w:delText xml:space="preserve"> Project </w:delText>
        </w:r>
      </w:del>
      <w:ins w:id="141" w:author="Abdulahi Mohamed Hassen" w:date="2020-11-11T23:39:00Z">
        <w:r w:rsidR="00665AE6" w:rsidRPr="00665AE6">
          <w:rPr>
            <w:rFonts w:ascii="Garamond" w:hAnsi="Garamond" w:cs="Didot"/>
            <w:b/>
            <w:bCs/>
            <w:sz w:val="30"/>
            <w:szCs w:val="30"/>
            <w:u w:val="single"/>
          </w:rPr>
          <w:t xml:space="preserve">Configure Firebase Auth to use </w:t>
        </w:r>
        <w:r w:rsidR="00665AE6">
          <w:rPr>
            <w:rFonts w:ascii="Garamond" w:hAnsi="Garamond" w:cs="Didot"/>
            <w:b/>
            <w:bCs/>
            <w:sz w:val="30"/>
            <w:szCs w:val="30"/>
            <w:u w:val="single"/>
          </w:rPr>
          <w:t xml:space="preserve">Email and </w:t>
        </w:r>
        <w:r w:rsidR="00665AE6" w:rsidRPr="00665AE6">
          <w:rPr>
            <w:rFonts w:ascii="Garamond" w:hAnsi="Garamond" w:cs="Didot"/>
            <w:b/>
            <w:bCs/>
            <w:sz w:val="30"/>
            <w:szCs w:val="30"/>
            <w:u w:val="single"/>
          </w:rPr>
          <w:t xml:space="preserve">Google Auth </w:t>
        </w:r>
      </w:ins>
    </w:p>
    <w:p w14:paraId="189D90FB" w14:textId="659CC722" w:rsidR="00304243" w:rsidDel="00665AE6" w:rsidRDefault="00304243" w:rsidP="00304243">
      <w:pPr>
        <w:contextualSpacing/>
        <w:jc w:val="both"/>
        <w:rPr>
          <w:del w:id="142" w:author="Abdulahi Mohamed Hassen" w:date="2020-11-11T23:39:00Z"/>
          <w:rFonts w:ascii="Garamond" w:hAnsi="Garamond" w:cs="Didot"/>
          <w:b/>
          <w:bCs/>
          <w:sz w:val="30"/>
          <w:szCs w:val="30"/>
          <w:u w:val="single"/>
        </w:rPr>
      </w:pPr>
    </w:p>
    <w:p w14:paraId="4A905445" w14:textId="77777777" w:rsidR="00665AE6" w:rsidRDefault="00665AE6" w:rsidP="00304243">
      <w:pPr>
        <w:contextualSpacing/>
        <w:jc w:val="both"/>
        <w:rPr>
          <w:ins w:id="143" w:author="Abdulahi Mohamed Hassen" w:date="2020-11-11T23:40:00Z"/>
          <w:rFonts w:ascii="Garamond" w:hAnsi="Garamond" w:cs="Didot"/>
          <w:b/>
          <w:bCs/>
          <w:sz w:val="30"/>
          <w:szCs w:val="30"/>
          <w:u w:val="single"/>
        </w:rPr>
      </w:pPr>
    </w:p>
    <w:p w14:paraId="717F40B2" w14:textId="4386B976" w:rsidR="002A3ED0" w:rsidRDefault="002A3ED0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4A285010" w14:textId="4A2A286C" w:rsidR="008F67F9" w:rsidRPr="00F130EF" w:rsidRDefault="008F67F9" w:rsidP="00F130EF">
      <w:pPr>
        <w:rPr>
          <w:rFonts w:ascii="Garamond" w:hAnsi="Garamond"/>
        </w:rPr>
      </w:pPr>
      <w:r w:rsidRPr="00F130EF">
        <w:rPr>
          <w:rFonts w:ascii="Garamond" w:hAnsi="Garamond"/>
        </w:rPr>
        <w:t>The </w:t>
      </w:r>
      <w:hyperlink r:id="rId37" w:anchor="firebase-assistant" w:history="1">
        <w:r w:rsidRPr="00F130EF">
          <w:rPr>
            <w:rFonts w:ascii="Garamond" w:hAnsi="Garamond"/>
            <w:color w:val="0070C0"/>
            <w:u w:val="single"/>
          </w:rPr>
          <w:t>Firebase Assistant</w:t>
        </w:r>
      </w:hyperlink>
      <w:r w:rsidRPr="00F130EF">
        <w:rPr>
          <w:rFonts w:ascii="Garamond" w:hAnsi="Garamond"/>
        </w:rPr>
        <w:t> registers your app with a Firebase project and adds the necessary Firebase files, plugins, and dependencies to your Android project — all from within Android Studio!</w:t>
      </w:r>
    </w:p>
    <w:p w14:paraId="4E5D8742" w14:textId="1A406D7D" w:rsidR="00F130EF" w:rsidRDefault="00F130EF" w:rsidP="00F130EF">
      <w:pPr>
        <w:rPr>
          <w:rFonts w:ascii="Garamond" w:hAnsi="Garamond"/>
        </w:rPr>
      </w:pPr>
    </w:p>
    <w:p w14:paraId="34B522B6" w14:textId="03DCF4B7" w:rsidR="00F130EF" w:rsidRPr="00F130EF" w:rsidRDefault="00F130EF" w:rsidP="00F130EF">
      <w:pPr>
        <w:rPr>
          <w:rFonts w:ascii="Garamond" w:hAnsi="Garamond"/>
        </w:rPr>
      </w:pPr>
    </w:p>
    <w:p w14:paraId="4FADEE9D" w14:textId="5EA7CEA1" w:rsidR="00F130EF" w:rsidRDefault="00F130EF" w:rsidP="008F67F9">
      <w:pPr>
        <w:pStyle w:val="ListParagraph"/>
        <w:rPr>
          <w:rFonts w:ascii="Garamond" w:hAnsi="Garamond"/>
        </w:rPr>
      </w:pPr>
    </w:p>
    <w:p w14:paraId="66AEEF45" w14:textId="601E22C6" w:rsidR="00F130EF" w:rsidRDefault="00F130EF" w:rsidP="008F67F9">
      <w:pPr>
        <w:pStyle w:val="ListParagraph"/>
        <w:rPr>
          <w:rFonts w:ascii="Garamond" w:hAnsi="Garamond"/>
        </w:rPr>
      </w:pPr>
    </w:p>
    <w:p w14:paraId="7F28F7AB" w14:textId="61B250FB" w:rsidR="00F130EF" w:rsidRDefault="00F130EF" w:rsidP="008F67F9">
      <w:pPr>
        <w:pStyle w:val="ListParagraph"/>
        <w:rPr>
          <w:rFonts w:ascii="Garamond" w:hAnsi="Garamond"/>
        </w:rPr>
      </w:pPr>
    </w:p>
    <w:p w14:paraId="10D9A2C0" w14:textId="08455301" w:rsidR="00F130EF" w:rsidRDefault="00F130EF" w:rsidP="008F67F9">
      <w:pPr>
        <w:pStyle w:val="ListParagraph"/>
        <w:rPr>
          <w:rFonts w:ascii="Garamond" w:hAnsi="Garamond"/>
        </w:rPr>
      </w:pPr>
    </w:p>
    <w:p w14:paraId="668E0A21" w14:textId="77777777" w:rsidR="00F130EF" w:rsidRPr="002D4BD5" w:rsidRDefault="00F130EF" w:rsidP="008F67F9">
      <w:pPr>
        <w:pStyle w:val="ListParagraph"/>
        <w:rPr>
          <w:rFonts w:ascii="Garamond" w:hAnsi="Garamond"/>
        </w:rPr>
      </w:pPr>
    </w:p>
    <w:p w14:paraId="2447C1D7" w14:textId="5CC16A29" w:rsidR="00F130EF" w:rsidRDefault="00F130EF" w:rsidP="008F67F9">
      <w:pPr>
        <w:pStyle w:val="ListParagraph"/>
        <w:numPr>
          <w:ilvl w:val="0"/>
          <w:numId w:val="28"/>
        </w:numPr>
        <w:rPr>
          <w:rFonts w:ascii="Garamond" w:hAnsi="Garamond"/>
        </w:rPr>
      </w:pPr>
      <w:r>
        <w:rPr>
          <w:rFonts w:ascii="Garamond" w:hAnsi="Garamond"/>
        </w:rPr>
        <w:t>Sign in to your google account inside Android Studio</w:t>
      </w:r>
    </w:p>
    <w:p w14:paraId="03129498" w14:textId="7ADB3BB2" w:rsidR="00F130EF" w:rsidRDefault="00F130EF" w:rsidP="00F130EF">
      <w:pPr>
        <w:pStyle w:val="ListParagraph"/>
        <w:rPr>
          <w:rFonts w:ascii="Garamond" w:hAnsi="Garamond"/>
        </w:rPr>
      </w:pPr>
    </w:p>
    <w:p w14:paraId="478E0983" w14:textId="1331C1FE" w:rsidR="00F130EF" w:rsidRDefault="00F130EF" w:rsidP="00F130EF">
      <w:pPr>
        <w:pStyle w:val="ListParagraph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6EBDF19" wp14:editId="08A56411">
            <wp:extent cx="3510915" cy="1007390"/>
            <wp:effectExtent l="0" t="0" r="0" b="0"/>
            <wp:docPr id="95" name="Picture 9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42"/>
                    <a:stretch/>
                  </pic:blipFill>
                  <pic:spPr bwMode="auto">
                    <a:xfrm>
                      <a:off x="0" y="0"/>
                      <a:ext cx="3520093" cy="101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44F5B" w14:textId="52F536E5" w:rsidR="008F67F9" w:rsidRPr="002D4BD5" w:rsidRDefault="008F67F9" w:rsidP="008F67F9">
      <w:pPr>
        <w:pStyle w:val="ListParagraph"/>
        <w:numPr>
          <w:ilvl w:val="0"/>
          <w:numId w:val="28"/>
        </w:numPr>
        <w:rPr>
          <w:rFonts w:ascii="Garamond" w:hAnsi="Garamond"/>
        </w:rPr>
      </w:pPr>
      <w:r w:rsidRPr="002D4BD5">
        <w:rPr>
          <w:rFonts w:ascii="Garamond" w:hAnsi="Garamond"/>
        </w:rPr>
        <w:t>Open your Android project in Android Studio and access the Firebase Assistant:</w:t>
      </w:r>
    </w:p>
    <w:p w14:paraId="5FB50BDB" w14:textId="77777777" w:rsidR="008F67F9" w:rsidRPr="002D4BD5" w:rsidRDefault="008F67F9" w:rsidP="008F67F9">
      <w:pPr>
        <w:pStyle w:val="ListParagraph"/>
        <w:numPr>
          <w:ilvl w:val="1"/>
          <w:numId w:val="28"/>
        </w:numPr>
        <w:rPr>
          <w:rFonts w:ascii="Garamond" w:hAnsi="Garamond"/>
        </w:rPr>
      </w:pPr>
      <w:r w:rsidRPr="002D4BD5">
        <w:rPr>
          <w:rFonts w:ascii="Garamond" w:hAnsi="Garamond"/>
        </w:rPr>
        <w:t>Go to File &gt; Check for updates to make sure that you're using the latest versions of Android Studio and the Firebase Assistant.</w:t>
      </w:r>
    </w:p>
    <w:p w14:paraId="3F94BA6F" w14:textId="77777777" w:rsidR="008F67F9" w:rsidRPr="002D4BD5" w:rsidRDefault="008F67F9" w:rsidP="008F67F9">
      <w:pPr>
        <w:pStyle w:val="ListParagraph"/>
        <w:numPr>
          <w:ilvl w:val="1"/>
          <w:numId w:val="28"/>
        </w:numPr>
        <w:rPr>
          <w:rFonts w:ascii="Garamond" w:hAnsi="Garamond"/>
        </w:rPr>
      </w:pPr>
      <w:r w:rsidRPr="002D4BD5">
        <w:rPr>
          <w:rFonts w:ascii="Garamond" w:hAnsi="Garamond"/>
        </w:rPr>
        <w:t>Go to Tools &gt; Firebase to open the Assistant pane.</w:t>
      </w:r>
    </w:p>
    <w:p w14:paraId="47C1010D" w14:textId="15BCC030" w:rsidR="008F67F9" w:rsidRPr="002D4BD5" w:rsidRDefault="008F67F9" w:rsidP="008F67F9">
      <w:pPr>
        <w:pStyle w:val="ListParagraph"/>
        <w:numPr>
          <w:ilvl w:val="0"/>
          <w:numId w:val="28"/>
        </w:numPr>
        <w:rPr>
          <w:rFonts w:ascii="Garamond" w:hAnsi="Garamond"/>
        </w:rPr>
      </w:pPr>
      <w:r w:rsidRPr="002D4BD5">
        <w:rPr>
          <w:rFonts w:ascii="Garamond" w:hAnsi="Garamond"/>
        </w:rPr>
        <w:t xml:space="preserve">Choose a </w:t>
      </w:r>
      <w:proofErr w:type="spellStart"/>
      <w:r>
        <w:rPr>
          <w:rFonts w:ascii="Garamond" w:hAnsi="Garamond"/>
        </w:rPr>
        <w:t>Firesore</w:t>
      </w:r>
      <w:proofErr w:type="spellEnd"/>
      <w:r w:rsidRPr="002D4BD5">
        <w:rPr>
          <w:rFonts w:ascii="Garamond" w:hAnsi="Garamond"/>
        </w:rPr>
        <w:t xml:space="preserve"> product to add to your app. Expand its section, then click the tutorial link (for example, Analytics &gt; Log an Analytics event).</w:t>
      </w:r>
    </w:p>
    <w:p w14:paraId="52522990" w14:textId="77777777" w:rsidR="008F67F9" w:rsidRPr="002D4BD5" w:rsidRDefault="008F67F9" w:rsidP="008F67F9">
      <w:pPr>
        <w:pStyle w:val="ListParagraph"/>
        <w:numPr>
          <w:ilvl w:val="1"/>
          <w:numId w:val="28"/>
        </w:numPr>
        <w:rPr>
          <w:rFonts w:ascii="Garamond" w:hAnsi="Garamond"/>
        </w:rPr>
      </w:pPr>
      <w:r w:rsidRPr="002D4BD5">
        <w:rPr>
          <w:rFonts w:ascii="Garamond" w:hAnsi="Garamond"/>
        </w:rPr>
        <w:t>Click Connect to Firebase to connect your Android project with Firebase.</w:t>
      </w:r>
    </w:p>
    <w:p w14:paraId="35114AFC" w14:textId="77777777" w:rsidR="008F67F9" w:rsidRPr="002D4BD5" w:rsidRDefault="008F67F9" w:rsidP="008F67F9">
      <w:pPr>
        <w:pStyle w:val="ListParagraph"/>
        <w:rPr>
          <w:rFonts w:ascii="Garamond" w:hAnsi="Garamond"/>
        </w:rPr>
      </w:pPr>
      <w:r w:rsidRPr="002D4BD5">
        <w:rPr>
          <w:rFonts w:ascii="Garamond" w:hAnsi="Garamond"/>
        </w:rPr>
        <w:t>What does this workflow do?</w:t>
      </w:r>
    </w:p>
    <w:p w14:paraId="73767EEF" w14:textId="7CCECFB7" w:rsidR="008F67F9" w:rsidRDefault="008F67F9" w:rsidP="008F67F9">
      <w:pPr>
        <w:pStyle w:val="ListParagraph"/>
        <w:numPr>
          <w:ilvl w:val="1"/>
          <w:numId w:val="28"/>
        </w:numPr>
        <w:rPr>
          <w:rFonts w:ascii="Garamond" w:hAnsi="Garamond"/>
        </w:rPr>
      </w:pPr>
      <w:r w:rsidRPr="002D4BD5">
        <w:rPr>
          <w:rFonts w:ascii="Garamond" w:hAnsi="Garamond"/>
        </w:rPr>
        <w:t>Click the button to add a desired Firebase product (for example, Add Analytics to your app).</w:t>
      </w:r>
    </w:p>
    <w:p w14:paraId="62C17B74" w14:textId="77777777" w:rsidR="00F130EF" w:rsidRPr="00E037DB" w:rsidRDefault="00F130EF" w:rsidP="00F130EF">
      <w:pPr>
        <w:ind w:left="720"/>
        <w:contextualSpacing/>
        <w:rPr>
          <w:rFonts w:ascii="Garamond" w:hAnsi="Garamond"/>
          <w:lang w:val="en-AU" w:eastAsia="en-AU"/>
        </w:rPr>
      </w:pPr>
      <w:r w:rsidRPr="00E037DB">
        <w:rPr>
          <w:rFonts w:ascii="Garamond" w:hAnsi="Garamond"/>
          <w:lang w:val="en-AU" w:eastAsia="en-AU"/>
        </w:rPr>
        <w:t xml:space="preserve">As shown in the screen capture below, enter a name for your </w:t>
      </w:r>
      <w:proofErr w:type="spellStart"/>
      <w:r>
        <w:rPr>
          <w:rFonts w:ascii="Garamond" w:hAnsi="Garamond"/>
          <w:lang w:val="en-AU" w:eastAsia="en-AU"/>
        </w:rPr>
        <w:t>FireStore</w:t>
      </w:r>
      <w:proofErr w:type="spellEnd"/>
      <w:r w:rsidRPr="00E037DB">
        <w:rPr>
          <w:rFonts w:ascii="Garamond" w:hAnsi="Garamond"/>
          <w:lang w:val="en-AU" w:eastAsia="en-AU"/>
        </w:rPr>
        <w:t xml:space="preserve"> project (for example, "</w:t>
      </w:r>
      <w:proofErr w:type="spellStart"/>
      <w:r>
        <w:rPr>
          <w:rFonts w:ascii="Garamond" w:hAnsi="Garamond"/>
          <w:lang w:val="en-AU" w:eastAsia="en-AU"/>
        </w:rPr>
        <w:t>TodoList</w:t>
      </w:r>
      <w:proofErr w:type="spellEnd"/>
      <w:r w:rsidRPr="00E037DB">
        <w:rPr>
          <w:rFonts w:ascii="Garamond" w:hAnsi="Garamond"/>
          <w:lang w:val="en-AU" w:eastAsia="en-AU"/>
        </w:rPr>
        <w:t xml:space="preserve"> </w:t>
      </w:r>
      <w:r>
        <w:rPr>
          <w:rFonts w:ascii="Garamond" w:hAnsi="Garamond"/>
          <w:lang w:val="en-AU" w:eastAsia="en-AU"/>
        </w:rPr>
        <w:t>App</w:t>
      </w:r>
      <w:r w:rsidRPr="00E037DB">
        <w:rPr>
          <w:rFonts w:ascii="Garamond" w:hAnsi="Garamond"/>
          <w:lang w:val="en-AU" w:eastAsia="en-AU"/>
        </w:rPr>
        <w:t>"), and click Continue.</w:t>
      </w:r>
    </w:p>
    <w:p w14:paraId="33AA01C2" w14:textId="13EAC206" w:rsidR="00F130EF" w:rsidRPr="002A3ED0" w:rsidRDefault="00F130EF" w:rsidP="00F130EF">
      <w:pPr>
        <w:contextualSpacing/>
        <w:jc w:val="center"/>
        <w:rPr>
          <w:rFonts w:ascii="Garamond" w:hAnsi="Garamond" w:cs="Didot"/>
          <w:sz w:val="30"/>
          <w:szCs w:val="30"/>
          <w:u w:val="single"/>
        </w:rPr>
      </w:pPr>
    </w:p>
    <w:p w14:paraId="049C19B7" w14:textId="3022256A" w:rsidR="00F130EF" w:rsidRPr="002A3ED0" w:rsidRDefault="00A01348" w:rsidP="00F130EF">
      <w:pPr>
        <w:contextualSpacing/>
        <w:jc w:val="center"/>
        <w:rPr>
          <w:rFonts w:ascii="Garamond" w:hAnsi="Garamond" w:cs="Didot"/>
          <w:sz w:val="30"/>
          <w:szCs w:val="30"/>
          <w:u w:val="single"/>
        </w:rPr>
      </w:pPr>
      <w:r>
        <w:rPr>
          <w:rFonts w:ascii="Garamond" w:hAnsi="Garamond" w:cs="Didot"/>
          <w:noProof/>
          <w:sz w:val="30"/>
          <w:szCs w:val="30"/>
          <w:u w:val="single"/>
        </w:rPr>
        <w:drawing>
          <wp:anchor distT="0" distB="0" distL="114300" distR="114300" simplePos="0" relativeHeight="251684864" behindDoc="0" locked="0" layoutInCell="1" allowOverlap="1" wp14:anchorId="47CA8B61" wp14:editId="4BFC9440">
            <wp:simplePos x="0" y="0"/>
            <wp:positionH relativeFrom="column">
              <wp:posOffset>456662</wp:posOffset>
            </wp:positionH>
            <wp:positionV relativeFrom="paragraph">
              <wp:posOffset>18480</wp:posOffset>
            </wp:positionV>
            <wp:extent cx="2075331" cy="1434550"/>
            <wp:effectExtent l="0" t="0" r="0" b="635"/>
            <wp:wrapSquare wrapText="bothSides"/>
            <wp:docPr id="78" name="Picture 7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chat or text messag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331" cy="143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0EF">
        <w:rPr>
          <w:rFonts w:ascii="Garamond" w:hAnsi="Garamond" w:cs="Didot"/>
          <w:noProof/>
          <w:sz w:val="30"/>
          <w:szCs w:val="30"/>
          <w:u w:val="single"/>
        </w:rPr>
        <w:drawing>
          <wp:inline distT="0" distB="0" distL="0" distR="0" wp14:anchorId="3B552256" wp14:editId="33D03E4E">
            <wp:extent cx="2486159" cy="1494286"/>
            <wp:effectExtent l="0" t="0" r="3175" b="4445"/>
            <wp:docPr id="96" name="Picture 9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application&#10;&#10;Description automatically generated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42" b="9134"/>
                    <a:stretch/>
                  </pic:blipFill>
                  <pic:spPr bwMode="auto">
                    <a:xfrm>
                      <a:off x="0" y="0"/>
                      <a:ext cx="2497409" cy="150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4F9A9" w14:textId="22FF092B" w:rsidR="00F130EF" w:rsidRDefault="00F130EF" w:rsidP="00F130EF">
      <w:pPr>
        <w:contextualSpacing/>
        <w:jc w:val="center"/>
        <w:rPr>
          <w:rFonts w:ascii="Garamond" w:hAnsi="Garamond" w:cs="Didot"/>
          <w:sz w:val="30"/>
          <w:szCs w:val="30"/>
          <w:u w:val="single"/>
        </w:rPr>
      </w:pPr>
      <w:r>
        <w:rPr>
          <w:rFonts w:ascii="Garamond" w:hAnsi="Garamond" w:cs="Didot"/>
          <w:noProof/>
          <w:sz w:val="30"/>
          <w:szCs w:val="30"/>
          <w:u w:val="single"/>
        </w:rPr>
        <w:drawing>
          <wp:inline distT="0" distB="0" distL="0" distR="0" wp14:anchorId="2D0F8D9D" wp14:editId="56F3151F">
            <wp:extent cx="2711425" cy="1313130"/>
            <wp:effectExtent l="0" t="0" r="0" b="0"/>
            <wp:docPr id="97" name="Picture 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, email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950" cy="13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9425" w14:textId="77777777" w:rsidR="00F130EF" w:rsidRPr="00F130EF" w:rsidRDefault="00F130EF" w:rsidP="00F130EF">
      <w:pPr>
        <w:rPr>
          <w:rFonts w:ascii="Garamond" w:hAnsi="Garamond"/>
        </w:rPr>
      </w:pPr>
    </w:p>
    <w:p w14:paraId="23F08B6A" w14:textId="749FB871" w:rsidR="008F67F9" w:rsidRDefault="008F67F9" w:rsidP="008F67F9">
      <w:pPr>
        <w:pStyle w:val="ListParagraph"/>
        <w:numPr>
          <w:ilvl w:val="0"/>
          <w:numId w:val="28"/>
        </w:numPr>
        <w:rPr>
          <w:rFonts w:ascii="Garamond" w:hAnsi="Garamond"/>
        </w:rPr>
      </w:pPr>
      <w:r w:rsidRPr="002D4BD5">
        <w:rPr>
          <w:rFonts w:ascii="Garamond" w:hAnsi="Garamond"/>
        </w:rPr>
        <w:t>Sync your app to ensure that all dependencies have the necessary versions.</w:t>
      </w:r>
    </w:p>
    <w:p w14:paraId="41667210" w14:textId="77777777" w:rsidR="00DB7670" w:rsidRDefault="00DB7670" w:rsidP="00DB7670">
      <w:pPr>
        <w:pStyle w:val="ListParagraph"/>
        <w:rPr>
          <w:rFonts w:ascii="Garamond" w:hAnsi="Garamond"/>
        </w:rPr>
      </w:pPr>
    </w:p>
    <w:p w14:paraId="2E73AE14" w14:textId="47AF738B" w:rsidR="00DB7670" w:rsidRDefault="00DB7670" w:rsidP="00DB7670">
      <w:pPr>
        <w:pStyle w:val="ListParagraph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54790EDB" wp14:editId="467E177C">
            <wp:extent cx="3920587" cy="728274"/>
            <wp:effectExtent l="0" t="0" r="0" b="0"/>
            <wp:docPr id="98" name="Picture 9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A picture containing text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27"/>
                    <a:stretch/>
                  </pic:blipFill>
                  <pic:spPr bwMode="auto">
                    <a:xfrm>
                      <a:off x="0" y="0"/>
                      <a:ext cx="3954437" cy="73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B892F" w14:textId="77777777" w:rsidR="00F130EF" w:rsidRDefault="00F130EF" w:rsidP="00304243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3251DEE2" w14:textId="4F5E6A96" w:rsidR="004D7379" w:rsidRDefault="00196FE5" w:rsidP="00196FE5">
      <w:pPr>
        <w:pStyle w:val="ListParagraph"/>
        <w:numPr>
          <w:ilvl w:val="0"/>
          <w:numId w:val="28"/>
        </w:numPr>
        <w:rPr>
          <w:rFonts w:ascii="Garamond" w:hAnsi="Garamond"/>
        </w:rPr>
      </w:pPr>
      <w:bookmarkStart w:id="144" w:name="OLE_LINK101"/>
      <w:bookmarkStart w:id="145" w:name="OLE_LINK102"/>
      <w:bookmarkStart w:id="146" w:name="OLE_LINK67"/>
      <w:bookmarkStart w:id="147" w:name="OLE_LINK68"/>
      <w:bookmarkEnd w:id="109"/>
      <w:bookmarkEnd w:id="110"/>
      <w:bookmarkEnd w:id="111"/>
      <w:r w:rsidRPr="00927EAF">
        <w:rPr>
          <w:rFonts w:ascii="Garamond" w:hAnsi="Garamond"/>
        </w:rPr>
        <w:t xml:space="preserve">Replace the auto generated dependencies in </w:t>
      </w:r>
      <w:proofErr w:type="spellStart"/>
      <w:proofErr w:type="gramStart"/>
      <w:r w:rsidRPr="00927EAF">
        <w:rPr>
          <w:rFonts w:ascii="Garamond" w:hAnsi="Garamond"/>
        </w:rPr>
        <w:t>build.graidle</w:t>
      </w:r>
      <w:proofErr w:type="spellEnd"/>
      <w:proofErr w:type="gramEnd"/>
      <w:r w:rsidRPr="00927EAF">
        <w:rPr>
          <w:rFonts w:ascii="Garamond" w:hAnsi="Garamond"/>
        </w:rPr>
        <w:t xml:space="preserve"> app with by the following lines of code</w:t>
      </w:r>
      <w:r w:rsidR="00927EAF" w:rsidRPr="00927EAF">
        <w:rPr>
          <w:rFonts w:ascii="Garamond" w:hAnsi="Garamond"/>
        </w:rPr>
        <w:t xml:space="preserve">. </w:t>
      </w:r>
    </w:p>
    <w:p w14:paraId="742BD102" w14:textId="77777777" w:rsidR="00C65106" w:rsidRDefault="00C65106" w:rsidP="0096409D">
      <w:pPr>
        <w:pStyle w:val="ListParagraph"/>
        <w:rPr>
          <w:rFonts w:ascii="Garamond" w:hAnsi="Garamond"/>
        </w:rPr>
      </w:pPr>
    </w:p>
    <w:p w14:paraId="402C9745" w14:textId="77777777" w:rsidR="00C65106" w:rsidRPr="00C65106" w:rsidRDefault="00C65106" w:rsidP="00C65106">
      <w:pPr>
        <w:pStyle w:val="HTMLPreformatted"/>
        <w:shd w:val="clear" w:color="auto" w:fill="FFFFFF"/>
        <w:ind w:left="720"/>
        <w:rPr>
          <w:rFonts w:ascii="Menlo" w:hAnsi="Menlo" w:cs="Menlo"/>
          <w:color w:val="080808"/>
          <w:sz w:val="19"/>
          <w:szCs w:val="19"/>
        </w:rPr>
      </w:pPr>
      <w:r w:rsidRPr="00C65106">
        <w:rPr>
          <w:rFonts w:ascii="Menlo" w:hAnsi="Menlo" w:cs="Menlo"/>
          <w:color w:val="080808"/>
          <w:sz w:val="19"/>
          <w:szCs w:val="19"/>
        </w:rPr>
        <w:t>implementation platform(</w:t>
      </w:r>
      <w:r w:rsidRPr="00C65106">
        <w:rPr>
          <w:rFonts w:ascii="Menlo" w:hAnsi="Menlo" w:cs="Menlo"/>
          <w:color w:val="067D17"/>
          <w:sz w:val="19"/>
          <w:szCs w:val="19"/>
        </w:rPr>
        <w:t>'</w:t>
      </w:r>
      <w:proofErr w:type="gramStart"/>
      <w:r w:rsidRPr="00C65106">
        <w:rPr>
          <w:rFonts w:ascii="Menlo" w:hAnsi="Menlo" w:cs="Menlo"/>
          <w:color w:val="067D17"/>
          <w:sz w:val="19"/>
          <w:szCs w:val="19"/>
        </w:rPr>
        <w:t>com.google</w:t>
      </w:r>
      <w:proofErr w:type="gramEnd"/>
      <w:r w:rsidRPr="00C65106">
        <w:rPr>
          <w:rFonts w:ascii="Menlo" w:hAnsi="Menlo" w:cs="Menlo"/>
          <w:color w:val="067D17"/>
          <w:sz w:val="19"/>
          <w:szCs w:val="19"/>
        </w:rPr>
        <w:t>.firebase:firebase-bom:26.0.0'</w:t>
      </w:r>
      <w:r w:rsidRPr="00C65106">
        <w:rPr>
          <w:rFonts w:ascii="Menlo" w:hAnsi="Menlo" w:cs="Menlo"/>
          <w:color w:val="080808"/>
          <w:sz w:val="19"/>
          <w:szCs w:val="19"/>
        </w:rPr>
        <w:t>)</w:t>
      </w:r>
      <w:r w:rsidRPr="00C65106">
        <w:rPr>
          <w:rFonts w:ascii="Menlo" w:hAnsi="Menlo" w:cs="Menlo"/>
          <w:color w:val="080808"/>
          <w:sz w:val="19"/>
          <w:szCs w:val="19"/>
        </w:rPr>
        <w:br/>
      </w:r>
      <w:r w:rsidRPr="00C65106">
        <w:rPr>
          <w:rFonts w:ascii="Menlo" w:hAnsi="Menlo" w:cs="Menlo"/>
          <w:color w:val="080808"/>
          <w:sz w:val="19"/>
          <w:szCs w:val="19"/>
        </w:rPr>
        <w:br/>
        <w:t xml:space="preserve">implementation </w:t>
      </w:r>
      <w:r w:rsidRPr="00C65106">
        <w:rPr>
          <w:rFonts w:ascii="Menlo" w:hAnsi="Menlo" w:cs="Menlo"/>
          <w:color w:val="067D17"/>
          <w:sz w:val="19"/>
          <w:szCs w:val="19"/>
        </w:rPr>
        <w:t>'</w:t>
      </w:r>
      <w:proofErr w:type="spellStart"/>
      <w:r w:rsidRPr="00C65106">
        <w:rPr>
          <w:rFonts w:ascii="Menlo" w:hAnsi="Menlo" w:cs="Menlo"/>
          <w:color w:val="067D17"/>
          <w:sz w:val="19"/>
          <w:szCs w:val="19"/>
        </w:rPr>
        <w:t>com.google.firebase:firebase-firestore-ktx</w:t>
      </w:r>
      <w:proofErr w:type="spellEnd"/>
      <w:r w:rsidRPr="00C65106">
        <w:rPr>
          <w:rFonts w:ascii="Menlo" w:hAnsi="Menlo" w:cs="Menlo"/>
          <w:color w:val="067D17"/>
          <w:sz w:val="19"/>
          <w:szCs w:val="19"/>
        </w:rPr>
        <w:t>'</w:t>
      </w:r>
      <w:r w:rsidRPr="00C65106">
        <w:rPr>
          <w:rFonts w:ascii="Menlo" w:hAnsi="Menlo" w:cs="Menlo"/>
          <w:color w:val="067D17"/>
          <w:sz w:val="19"/>
          <w:szCs w:val="19"/>
        </w:rPr>
        <w:br/>
      </w:r>
      <w:r w:rsidRPr="00C65106">
        <w:rPr>
          <w:rFonts w:ascii="Menlo" w:hAnsi="Menlo" w:cs="Menlo"/>
          <w:color w:val="080808"/>
          <w:sz w:val="19"/>
          <w:szCs w:val="19"/>
        </w:rPr>
        <w:t xml:space="preserve">implementation </w:t>
      </w:r>
      <w:r w:rsidRPr="00C65106">
        <w:rPr>
          <w:rFonts w:ascii="Menlo" w:hAnsi="Menlo" w:cs="Menlo"/>
          <w:color w:val="067D17"/>
          <w:sz w:val="19"/>
          <w:szCs w:val="19"/>
        </w:rPr>
        <w:t>'</w:t>
      </w:r>
      <w:proofErr w:type="spellStart"/>
      <w:r w:rsidRPr="00C65106">
        <w:rPr>
          <w:rFonts w:ascii="Menlo" w:hAnsi="Menlo" w:cs="Menlo"/>
          <w:color w:val="067D17"/>
          <w:sz w:val="19"/>
          <w:szCs w:val="19"/>
        </w:rPr>
        <w:t>com.google.firebase:firebase-auth-ktx</w:t>
      </w:r>
      <w:proofErr w:type="spellEnd"/>
      <w:r w:rsidRPr="00C65106">
        <w:rPr>
          <w:rFonts w:ascii="Menlo" w:hAnsi="Menlo" w:cs="Menlo"/>
          <w:color w:val="067D17"/>
          <w:sz w:val="19"/>
          <w:szCs w:val="19"/>
        </w:rPr>
        <w:t>'</w:t>
      </w:r>
      <w:r w:rsidRPr="00C65106">
        <w:rPr>
          <w:rFonts w:ascii="Menlo" w:hAnsi="Menlo" w:cs="Menlo"/>
          <w:color w:val="067D17"/>
          <w:sz w:val="19"/>
          <w:szCs w:val="19"/>
        </w:rPr>
        <w:br/>
      </w:r>
      <w:r w:rsidRPr="00C65106">
        <w:rPr>
          <w:rFonts w:ascii="Menlo" w:hAnsi="Menlo" w:cs="Menlo"/>
          <w:color w:val="080808"/>
          <w:sz w:val="19"/>
          <w:szCs w:val="19"/>
        </w:rPr>
        <w:t xml:space="preserve">implementation </w:t>
      </w:r>
      <w:r w:rsidRPr="00C65106">
        <w:rPr>
          <w:rFonts w:ascii="Menlo" w:hAnsi="Menlo" w:cs="Menlo"/>
          <w:color w:val="067D17"/>
          <w:sz w:val="19"/>
          <w:szCs w:val="19"/>
        </w:rPr>
        <w:t>'</w:t>
      </w:r>
      <w:proofErr w:type="spellStart"/>
      <w:r w:rsidRPr="00C65106">
        <w:rPr>
          <w:rFonts w:ascii="Menlo" w:hAnsi="Menlo" w:cs="Menlo"/>
          <w:color w:val="067D17"/>
          <w:sz w:val="19"/>
          <w:szCs w:val="19"/>
        </w:rPr>
        <w:t>org.jetbrains.kotlinx:kotlinx-coroutines-play-services</w:t>
      </w:r>
      <w:proofErr w:type="spellEnd"/>
      <w:r w:rsidRPr="00C65106">
        <w:rPr>
          <w:rFonts w:ascii="Menlo" w:hAnsi="Menlo" w:cs="Menlo"/>
          <w:color w:val="067D17"/>
          <w:sz w:val="19"/>
          <w:szCs w:val="19"/>
        </w:rPr>
        <w:t>'</w:t>
      </w:r>
      <w:r w:rsidRPr="00C65106">
        <w:rPr>
          <w:rFonts w:ascii="Menlo" w:hAnsi="Menlo" w:cs="Menlo"/>
          <w:color w:val="067D17"/>
          <w:sz w:val="19"/>
          <w:szCs w:val="19"/>
        </w:rPr>
        <w:br/>
      </w:r>
      <w:r w:rsidRPr="00C65106">
        <w:rPr>
          <w:rFonts w:ascii="Menlo" w:hAnsi="Menlo" w:cs="Menlo"/>
          <w:color w:val="067D17"/>
          <w:sz w:val="19"/>
          <w:szCs w:val="19"/>
        </w:rPr>
        <w:br/>
      </w:r>
      <w:r w:rsidRPr="00C65106">
        <w:rPr>
          <w:rFonts w:ascii="Menlo" w:hAnsi="Menlo" w:cs="Menlo"/>
          <w:i/>
          <w:iCs/>
          <w:color w:val="8C8C8C"/>
          <w:sz w:val="19"/>
          <w:szCs w:val="19"/>
        </w:rPr>
        <w:t xml:space="preserve">// </w:t>
      </w:r>
      <w:proofErr w:type="spellStart"/>
      <w:r w:rsidRPr="00C65106">
        <w:rPr>
          <w:rFonts w:ascii="Menlo" w:hAnsi="Menlo" w:cs="Menlo"/>
          <w:i/>
          <w:iCs/>
          <w:color w:val="8C8C8C"/>
          <w:sz w:val="19"/>
          <w:szCs w:val="19"/>
        </w:rPr>
        <w:t>FirebaseUI</w:t>
      </w:r>
      <w:proofErr w:type="spellEnd"/>
      <w:r w:rsidRPr="00C65106">
        <w:rPr>
          <w:rFonts w:ascii="Menlo" w:hAnsi="Menlo" w:cs="Menlo"/>
          <w:i/>
          <w:iCs/>
          <w:color w:val="8C8C8C"/>
          <w:sz w:val="19"/>
          <w:szCs w:val="19"/>
        </w:rPr>
        <w:t xml:space="preserve"> (for authentication)</w:t>
      </w:r>
      <w:r w:rsidRPr="00C65106">
        <w:rPr>
          <w:rFonts w:ascii="Menlo" w:hAnsi="Menlo" w:cs="Menlo"/>
          <w:i/>
          <w:iCs/>
          <w:color w:val="8C8C8C"/>
          <w:sz w:val="19"/>
          <w:szCs w:val="19"/>
        </w:rPr>
        <w:br/>
      </w:r>
      <w:r w:rsidRPr="00C65106">
        <w:rPr>
          <w:rFonts w:ascii="Menlo" w:hAnsi="Menlo" w:cs="Menlo"/>
          <w:color w:val="080808"/>
          <w:sz w:val="19"/>
          <w:szCs w:val="19"/>
        </w:rPr>
        <w:t xml:space="preserve">implementation </w:t>
      </w:r>
      <w:r w:rsidRPr="00C65106">
        <w:rPr>
          <w:rFonts w:ascii="Menlo" w:hAnsi="Menlo" w:cs="Menlo"/>
          <w:color w:val="067D17"/>
          <w:sz w:val="19"/>
          <w:szCs w:val="19"/>
        </w:rPr>
        <w:t>'</w:t>
      </w:r>
      <w:proofErr w:type="spellStart"/>
      <w:r w:rsidRPr="00C65106">
        <w:rPr>
          <w:rFonts w:ascii="Menlo" w:hAnsi="Menlo" w:cs="Menlo"/>
          <w:color w:val="067D17"/>
          <w:sz w:val="19"/>
          <w:szCs w:val="19"/>
        </w:rPr>
        <w:t>com.firebaseui:firebase-ui-auth</w:t>
      </w:r>
      <w:proofErr w:type="spellEnd"/>
      <w:r w:rsidRPr="00C65106">
        <w:rPr>
          <w:rFonts w:ascii="Menlo" w:hAnsi="Menlo" w:cs="Menlo"/>
          <w:color w:val="067D17"/>
          <w:sz w:val="19"/>
          <w:szCs w:val="19"/>
        </w:rPr>
        <w:t>'</w:t>
      </w:r>
      <w:r w:rsidRPr="00C65106">
        <w:rPr>
          <w:rFonts w:ascii="Menlo" w:hAnsi="Menlo" w:cs="Menlo"/>
          <w:color w:val="067D17"/>
          <w:sz w:val="19"/>
          <w:szCs w:val="19"/>
        </w:rPr>
        <w:br/>
      </w:r>
      <w:r w:rsidRPr="00C65106">
        <w:rPr>
          <w:rFonts w:ascii="Menlo" w:hAnsi="Menlo" w:cs="Menlo"/>
          <w:color w:val="080808"/>
          <w:sz w:val="19"/>
          <w:szCs w:val="19"/>
        </w:rPr>
        <w:t xml:space="preserve">implementation </w:t>
      </w:r>
      <w:r w:rsidRPr="00C65106">
        <w:rPr>
          <w:rFonts w:ascii="Menlo" w:hAnsi="Menlo" w:cs="Menlo"/>
          <w:color w:val="067D17"/>
          <w:sz w:val="19"/>
          <w:szCs w:val="19"/>
        </w:rPr>
        <w:t>'</w:t>
      </w:r>
      <w:proofErr w:type="spellStart"/>
      <w:r w:rsidRPr="00C65106">
        <w:rPr>
          <w:rFonts w:ascii="Menlo" w:hAnsi="Menlo" w:cs="Menlo"/>
          <w:color w:val="067D17"/>
          <w:sz w:val="19"/>
          <w:szCs w:val="19"/>
        </w:rPr>
        <w:t>com.google.android.gms:play-services-auth</w:t>
      </w:r>
      <w:proofErr w:type="spellEnd"/>
      <w:r w:rsidRPr="00C65106">
        <w:rPr>
          <w:rFonts w:ascii="Menlo" w:hAnsi="Menlo" w:cs="Menlo"/>
          <w:color w:val="067D17"/>
          <w:sz w:val="19"/>
          <w:szCs w:val="19"/>
        </w:rPr>
        <w:t>'</w:t>
      </w:r>
    </w:p>
    <w:p w14:paraId="7E168884" w14:textId="648A5BF4" w:rsidR="004D7379" w:rsidRPr="00C315A5" w:rsidRDefault="004D7379" w:rsidP="00C315A5">
      <w:pPr>
        <w:pStyle w:val="ListParagraph"/>
        <w:rPr>
          <w:rFonts w:ascii="Garamond" w:hAnsi="Garamond"/>
          <w:lang w:val="en-US"/>
        </w:rPr>
      </w:pPr>
    </w:p>
    <w:p w14:paraId="0F183D14" w14:textId="339B8662" w:rsidR="00154682" w:rsidRPr="00154682" w:rsidRDefault="00154682" w:rsidP="00154682">
      <w:pPr>
        <w:pStyle w:val="ListParagraph"/>
        <w:rPr>
          <w:rFonts w:ascii="Garamond" w:hAnsi="Garamond"/>
        </w:rPr>
      </w:pPr>
      <w:r w:rsidRPr="00154682">
        <w:rPr>
          <w:rFonts w:ascii="Garamond" w:hAnsi="Garamond"/>
        </w:rPr>
        <w:sym w:font="Wingdings" w:char="F0E8"/>
      </w:r>
      <w:r w:rsidRPr="00154682">
        <w:rPr>
          <w:rFonts w:ascii="Garamond" w:hAnsi="Garamond"/>
        </w:rPr>
        <w:t>The Firebase Android BoM (Bill of Materials) enables you to manage all your Firebase library versions by specifying only one version — the BoM's version.</w:t>
      </w:r>
      <w:r>
        <w:rPr>
          <w:rFonts w:ascii="Garamond" w:hAnsi="Garamond"/>
        </w:rPr>
        <w:t xml:space="preserve"> This </w:t>
      </w:r>
      <w:proofErr w:type="gramStart"/>
      <w:r>
        <w:rPr>
          <w:rFonts w:ascii="Garamond" w:hAnsi="Garamond"/>
        </w:rPr>
        <w:t>avoid</w:t>
      </w:r>
      <w:proofErr w:type="gramEnd"/>
      <w:r>
        <w:rPr>
          <w:rFonts w:ascii="Garamond" w:hAnsi="Garamond"/>
        </w:rPr>
        <w:t xml:space="preserve"> future crushes due to differences in build number between </w:t>
      </w:r>
      <w:r w:rsidR="004D7379">
        <w:rPr>
          <w:rFonts w:ascii="Garamond" w:hAnsi="Garamond"/>
        </w:rPr>
        <w:t>firebase products.</w:t>
      </w:r>
    </w:p>
    <w:p w14:paraId="39C3DF0A" w14:textId="77777777" w:rsidR="009A374A" w:rsidRDefault="009A374A" w:rsidP="00012F8B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16C3B66B" w14:textId="48614B12" w:rsidR="0023471E" w:rsidRDefault="00012F8B" w:rsidP="00012F8B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  <w:proofErr w:type="gramStart"/>
      <w:r>
        <w:rPr>
          <w:rFonts w:ascii="Garamond" w:hAnsi="Garamond" w:cs="Didot"/>
          <w:b/>
          <w:bCs/>
          <w:sz w:val="30"/>
          <w:szCs w:val="30"/>
          <w:u w:val="single"/>
        </w:rPr>
        <w:t>Task  2</w:t>
      </w:r>
      <w:proofErr w:type="gramEnd"/>
      <w:r>
        <w:rPr>
          <w:rFonts w:ascii="Garamond" w:hAnsi="Garamond" w:cs="Didot"/>
          <w:b/>
          <w:bCs/>
          <w:sz w:val="30"/>
          <w:szCs w:val="30"/>
          <w:u w:val="single"/>
        </w:rPr>
        <w:t xml:space="preserve">: </w:t>
      </w:r>
      <w:r w:rsidR="0023471E">
        <w:rPr>
          <w:rFonts w:ascii="Garamond" w:hAnsi="Garamond" w:cs="Didot"/>
          <w:b/>
          <w:bCs/>
          <w:sz w:val="30"/>
          <w:szCs w:val="30"/>
          <w:u w:val="single"/>
        </w:rPr>
        <w:t>Write</w:t>
      </w:r>
      <w:r w:rsidR="00EB1BD4">
        <w:rPr>
          <w:rFonts w:ascii="Garamond" w:hAnsi="Garamond" w:cs="Didot"/>
          <w:b/>
          <w:bCs/>
          <w:sz w:val="30"/>
          <w:szCs w:val="30"/>
          <w:u w:val="single"/>
        </w:rPr>
        <w:t xml:space="preserve"> </w:t>
      </w:r>
      <w:r w:rsidR="00E54F5B">
        <w:rPr>
          <w:rFonts w:ascii="Garamond" w:hAnsi="Garamond" w:cs="Didot"/>
          <w:b/>
          <w:bCs/>
          <w:sz w:val="30"/>
          <w:szCs w:val="30"/>
          <w:u w:val="single"/>
        </w:rPr>
        <w:t xml:space="preserve">, </w:t>
      </w:r>
      <w:r w:rsidR="00EB1BD4">
        <w:rPr>
          <w:rFonts w:ascii="Garamond" w:hAnsi="Garamond" w:cs="Didot"/>
          <w:b/>
          <w:bCs/>
          <w:sz w:val="30"/>
          <w:szCs w:val="30"/>
          <w:u w:val="single"/>
        </w:rPr>
        <w:t>Read</w:t>
      </w:r>
      <w:r w:rsidR="0023471E">
        <w:rPr>
          <w:rFonts w:ascii="Garamond" w:hAnsi="Garamond" w:cs="Didot"/>
          <w:b/>
          <w:bCs/>
          <w:sz w:val="30"/>
          <w:szCs w:val="30"/>
          <w:u w:val="single"/>
        </w:rPr>
        <w:t xml:space="preserve"> </w:t>
      </w:r>
      <w:r w:rsidR="00E54F5B">
        <w:rPr>
          <w:rFonts w:ascii="Garamond" w:hAnsi="Garamond" w:cs="Didot"/>
          <w:b/>
          <w:bCs/>
          <w:sz w:val="30"/>
          <w:szCs w:val="30"/>
          <w:u w:val="single"/>
        </w:rPr>
        <w:t xml:space="preserve">and Query </w:t>
      </w:r>
      <w:r w:rsidR="0023471E">
        <w:rPr>
          <w:rFonts w:ascii="Garamond" w:hAnsi="Garamond" w:cs="Didot"/>
          <w:b/>
          <w:bCs/>
          <w:sz w:val="30"/>
          <w:szCs w:val="30"/>
          <w:u w:val="single"/>
        </w:rPr>
        <w:t xml:space="preserve">Data </w:t>
      </w:r>
      <w:r w:rsidR="00F055BD">
        <w:rPr>
          <w:rFonts w:ascii="Garamond" w:hAnsi="Garamond" w:cs="Didot"/>
          <w:b/>
          <w:bCs/>
          <w:sz w:val="30"/>
          <w:szCs w:val="30"/>
          <w:u w:val="single"/>
        </w:rPr>
        <w:t xml:space="preserve">from </w:t>
      </w:r>
      <w:r w:rsidR="008464E7">
        <w:rPr>
          <w:rFonts w:ascii="Garamond" w:hAnsi="Garamond" w:cs="Didot"/>
          <w:b/>
          <w:bCs/>
          <w:sz w:val="30"/>
          <w:szCs w:val="30"/>
          <w:u w:val="single"/>
        </w:rPr>
        <w:t xml:space="preserve">Cloud </w:t>
      </w:r>
      <w:proofErr w:type="spellStart"/>
      <w:r w:rsidR="0023471E">
        <w:rPr>
          <w:rFonts w:ascii="Garamond" w:hAnsi="Garamond" w:cs="Didot"/>
          <w:b/>
          <w:bCs/>
          <w:sz w:val="30"/>
          <w:szCs w:val="30"/>
          <w:u w:val="single"/>
        </w:rPr>
        <w:t>Firestore</w:t>
      </w:r>
      <w:proofErr w:type="spellEnd"/>
      <w:r w:rsidR="0023471E">
        <w:rPr>
          <w:rFonts w:ascii="Garamond" w:hAnsi="Garamond" w:cs="Didot"/>
          <w:b/>
          <w:bCs/>
          <w:sz w:val="30"/>
          <w:szCs w:val="30"/>
          <w:u w:val="single"/>
        </w:rPr>
        <w:t xml:space="preserve"> Database  </w:t>
      </w:r>
    </w:p>
    <w:p w14:paraId="42BE2C1D" w14:textId="1AC2F46E" w:rsidR="00405222" w:rsidRDefault="0023471E" w:rsidP="0023471E">
      <w:pPr>
        <w:rPr>
          <w:rFonts w:ascii="Garamond" w:hAnsi="Garamond"/>
        </w:rPr>
      </w:pPr>
      <w:r>
        <w:rPr>
          <w:rFonts w:ascii="Garamond" w:hAnsi="Garamond"/>
        </w:rPr>
        <w:t>I</w:t>
      </w:r>
      <w:r w:rsidRPr="00E037DB">
        <w:rPr>
          <w:rFonts w:ascii="Garamond" w:hAnsi="Garamond"/>
        </w:rPr>
        <w:t xml:space="preserve">n this section we will </w:t>
      </w:r>
      <w:proofErr w:type="gramStart"/>
      <w:r w:rsidRPr="00E037DB">
        <w:rPr>
          <w:rFonts w:ascii="Garamond" w:hAnsi="Garamond"/>
        </w:rPr>
        <w:t>write</w:t>
      </w:r>
      <w:r w:rsidR="00444179">
        <w:rPr>
          <w:rFonts w:ascii="Garamond" w:hAnsi="Garamond"/>
        </w:rPr>
        <w:t xml:space="preserve"> </w:t>
      </w:r>
      <w:r w:rsidR="00B73F69">
        <w:rPr>
          <w:rFonts w:ascii="Garamond" w:hAnsi="Garamond"/>
        </w:rPr>
        <w:t>,</w:t>
      </w:r>
      <w:proofErr w:type="gramEnd"/>
      <w:r w:rsidR="00B73F69">
        <w:rPr>
          <w:rFonts w:ascii="Garamond" w:hAnsi="Garamond"/>
        </w:rPr>
        <w:t xml:space="preserve"> </w:t>
      </w:r>
      <w:r w:rsidR="00444179">
        <w:rPr>
          <w:rFonts w:ascii="Garamond" w:hAnsi="Garamond"/>
        </w:rPr>
        <w:t>read</w:t>
      </w:r>
      <w:r w:rsidR="00B73F69">
        <w:rPr>
          <w:rFonts w:ascii="Garamond" w:hAnsi="Garamond"/>
        </w:rPr>
        <w:t xml:space="preserve"> and query specific </w:t>
      </w:r>
      <w:r w:rsidR="00EB7872">
        <w:rPr>
          <w:rFonts w:ascii="Garamond" w:hAnsi="Garamond"/>
        </w:rPr>
        <w:t>project</w:t>
      </w:r>
      <w:r w:rsidR="00444179">
        <w:rPr>
          <w:rFonts w:ascii="Garamond" w:hAnsi="Garamond"/>
        </w:rPr>
        <w:t xml:space="preserve">s and </w:t>
      </w:r>
      <w:proofErr w:type="spellStart"/>
      <w:r w:rsidR="00444179">
        <w:rPr>
          <w:rFonts w:ascii="Garamond" w:hAnsi="Garamond"/>
        </w:rPr>
        <w:t>todo</w:t>
      </w:r>
      <w:proofErr w:type="spellEnd"/>
      <w:r w:rsidR="00444179">
        <w:rPr>
          <w:rFonts w:ascii="Garamond" w:hAnsi="Garamond"/>
        </w:rPr>
        <w:t xml:space="preserve"> list</w:t>
      </w:r>
      <w:r w:rsidRPr="00E037DB">
        <w:rPr>
          <w:rFonts w:ascii="Garamond" w:hAnsi="Garamond"/>
        </w:rPr>
        <w:t xml:space="preserve"> data </w:t>
      </w:r>
      <w:r w:rsidR="00B73F69">
        <w:rPr>
          <w:rFonts w:ascii="Garamond" w:hAnsi="Garamond"/>
        </w:rPr>
        <w:t>from</w:t>
      </w:r>
      <w:r w:rsidRPr="00E037DB">
        <w:rPr>
          <w:rFonts w:ascii="Garamond" w:hAnsi="Garamond"/>
        </w:rPr>
        <w:t xml:space="preserve"> </w:t>
      </w:r>
      <w:proofErr w:type="spellStart"/>
      <w:r w:rsidRPr="00E037DB">
        <w:rPr>
          <w:rFonts w:ascii="Garamond" w:hAnsi="Garamond"/>
          <w:b/>
          <w:bCs/>
        </w:rPr>
        <w:t>Firestore</w:t>
      </w:r>
      <w:proofErr w:type="spellEnd"/>
      <w:r w:rsidRPr="00E037DB">
        <w:rPr>
          <w:rFonts w:ascii="Garamond" w:hAnsi="Garamond"/>
        </w:rPr>
        <w:t xml:space="preserve"> so that we can populate the</w:t>
      </w:r>
      <w:r>
        <w:rPr>
          <w:rFonts w:ascii="Garamond" w:hAnsi="Garamond"/>
        </w:rPr>
        <w:t xml:space="preserve"> </w:t>
      </w:r>
      <w:r w:rsidR="00444179">
        <w:rPr>
          <w:rFonts w:ascii="Garamond" w:hAnsi="Garamond"/>
        </w:rPr>
        <w:t xml:space="preserve">data on the </w:t>
      </w:r>
      <w:r w:rsidRPr="00E037DB">
        <w:rPr>
          <w:rFonts w:ascii="Garamond" w:hAnsi="Garamond"/>
        </w:rPr>
        <w:t xml:space="preserve">screen. </w:t>
      </w:r>
    </w:p>
    <w:p w14:paraId="0136FB7D" w14:textId="73E6F89E" w:rsidR="0023471E" w:rsidRDefault="00405222" w:rsidP="0023471E">
      <w:pPr>
        <w:rPr>
          <w:rFonts w:ascii="Garamond" w:hAnsi="Garamond"/>
        </w:rPr>
      </w:pPr>
      <w:proofErr w:type="gramStart"/>
      <w:r>
        <w:rPr>
          <w:rFonts w:ascii="Garamond" w:hAnsi="Garamond"/>
        </w:rPr>
        <w:t>Note :</w:t>
      </w:r>
      <w:proofErr w:type="gramEnd"/>
      <w:r>
        <w:rPr>
          <w:rFonts w:ascii="Garamond" w:hAnsi="Garamond"/>
        </w:rPr>
        <w:t xml:space="preserve"> </w:t>
      </w:r>
      <w:r w:rsidR="00712605">
        <w:rPr>
          <w:rFonts w:ascii="Garamond" w:hAnsi="Garamond"/>
        </w:rPr>
        <w:t xml:space="preserve">It is possible to </w:t>
      </w:r>
      <w:r w:rsidR="0023471E" w:rsidRPr="00E037DB">
        <w:rPr>
          <w:rFonts w:ascii="Garamond" w:hAnsi="Garamond"/>
        </w:rPr>
        <w:t>enter data manually in the  </w:t>
      </w:r>
      <w:hyperlink r:id="rId43" w:tgtFrame="_blank" w:history="1">
        <w:r w:rsidR="0023471E">
          <w:rPr>
            <w:rStyle w:val="Hyperlink"/>
            <w:rFonts w:ascii="Noto Sans" w:hAnsi="Noto Sans"/>
            <w:color w:val="1A73E8"/>
            <w:sz w:val="21"/>
            <w:szCs w:val="21"/>
          </w:rPr>
          <w:t>Firebase console</w:t>
        </w:r>
      </w:hyperlink>
      <w:r w:rsidR="0023471E">
        <w:rPr>
          <w:rFonts w:ascii="Noto Sans" w:hAnsi="Noto Sans"/>
          <w:color w:val="5C5C5C"/>
          <w:sz w:val="21"/>
          <w:szCs w:val="21"/>
          <w:shd w:val="clear" w:color="auto" w:fill="FFFFFF"/>
        </w:rPr>
        <w:t xml:space="preserve">, </w:t>
      </w:r>
      <w:r w:rsidR="00712605">
        <w:rPr>
          <w:rFonts w:ascii="Garamond" w:hAnsi="Garamond"/>
        </w:rPr>
        <w:t xml:space="preserve"> </w:t>
      </w:r>
    </w:p>
    <w:p w14:paraId="764DE3A3" w14:textId="36C0090F" w:rsidR="00DF2D01" w:rsidRPr="00E037DB" w:rsidRDefault="00EB7872" w:rsidP="0023471E">
      <w:pPr>
        <w:rPr>
          <w:rFonts w:ascii="Garamond" w:hAnsi="Garamond"/>
        </w:rPr>
      </w:pPr>
      <w:r>
        <w:rPr>
          <w:rFonts w:ascii="Garamond" w:hAnsi="Garamond" w:cs="Didot"/>
          <w:b/>
          <w:bCs/>
          <w:noProof/>
          <w:sz w:val="30"/>
          <w:szCs w:val="30"/>
          <w:u w:val="singl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45D08BE" wp14:editId="6E57C5FD">
                <wp:simplePos x="0" y="0"/>
                <wp:positionH relativeFrom="column">
                  <wp:posOffset>385607</wp:posOffset>
                </wp:positionH>
                <wp:positionV relativeFrom="paragraph">
                  <wp:posOffset>245116</wp:posOffset>
                </wp:positionV>
                <wp:extent cx="5184140" cy="2239010"/>
                <wp:effectExtent l="0" t="0" r="0" b="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4140" cy="2239010"/>
                          <a:chOff x="0" y="0"/>
                          <a:chExt cx="5642933" cy="2315221"/>
                        </a:xfrm>
                      </wpg:grpSpPr>
                      <pic:pic xmlns:pic="http://schemas.openxmlformats.org/drawingml/2006/picture">
                        <pic:nvPicPr>
                          <pic:cNvPr id="87" name="Picture 87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1688" y="38746"/>
                            <a:ext cx="1280795" cy="2276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 descr="Graphical user interface, text, application, chat or text messag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8095" y="38746"/>
                            <a:ext cx="1280160" cy="2276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2276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 descr="A picture containing background patter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62773" y="38746"/>
                            <a:ext cx="1280160" cy="2276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3D6C0" id="Group 86" o:spid="_x0000_s1026" style="position:absolute;margin-left:30.35pt;margin-top:19.3pt;width:408.2pt;height:176.3pt;z-index:251682816;mso-width-relative:margin;mso-height-relative:margin" coordsize="56429,2315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">
                <v:shape id="Picture 87" o:spid="_x0000_s1027" type="#_x0000_t75" alt="Graphical user interface, application&#10;&#10;Description automatically generated" style="position:absolute;left:28516;top:387;width:12808;height:227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">
                  <v:imagedata r:id="rId25" o:title="Graphical user interface, application&#10;&#10;Description automatically generated"/>
                </v:shape>
                <v:shape id="Picture 88" o:spid="_x0000_s1028" type="#_x0000_t75" alt="Graphical user interface, text, application, chat or text message&#10;&#10;Description automatically generated" style="position:absolute;left:14180;top:387;width:12802;height:227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">
                  <v:imagedata r:id="rId26" o:title="Graphical user interface, text, application, chat or text message&#10;&#10;Description automatically generated"/>
                </v:shape>
                <v:shape id="Picture 89" o:spid="_x0000_s1029" type="#_x0000_t75" alt="Graphical user interface, application&#10;&#10;Description automatically generated" style="position:absolute;width:12801;height:227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">
                  <v:imagedata r:id="rId27" o:title="Graphical user interface, application&#10;&#10;Description automatically generated"/>
                </v:shape>
                <v:shape id="Picture 90" o:spid="_x0000_s1030" type="#_x0000_t75" alt="A picture containing background pattern&#10;&#10;Description automatically generated" style="position:absolute;left:43627;top:387;width:12802;height:227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">
                  <v:imagedata r:id="rId28" o:title="A picture containing background pattern&#10;&#10;Description automatically generated"/>
                </v:shape>
                <w10:wrap type="topAndBottom"/>
              </v:group>
            </w:pict>
          </mc:Fallback>
        </mc:AlternateContent>
      </w:r>
    </w:p>
    <w:p w14:paraId="32019AA6" w14:textId="071D38DE" w:rsidR="00DF2D01" w:rsidRDefault="00DF2D01" w:rsidP="00012F8B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bookmarkEnd w:id="144"/>
    <w:bookmarkEnd w:id="145"/>
    <w:p w14:paraId="3F75AA25" w14:textId="77777777" w:rsidR="00DF2D01" w:rsidRDefault="00DF2D01" w:rsidP="00012F8B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02419FAC" w14:textId="77777777" w:rsidR="006B7300" w:rsidRDefault="006B7300" w:rsidP="001A2FB2">
      <w:pPr>
        <w:pStyle w:val="ListParagraph"/>
        <w:numPr>
          <w:ilvl w:val="0"/>
          <w:numId w:val="10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>Open the repository class</w:t>
      </w:r>
      <w:r w:rsidR="00263141">
        <w:rPr>
          <w:rFonts w:ascii="Garamond" w:hAnsi="Garamond"/>
        </w:rPr>
        <w:t xml:space="preserve"> </w:t>
      </w:r>
      <w:proofErr w:type="spellStart"/>
      <w:r w:rsidR="00263141">
        <w:rPr>
          <w:rFonts w:ascii="Garamond" w:hAnsi="Garamond"/>
        </w:rPr>
        <w:t>Todo</w:t>
      </w:r>
      <w:r>
        <w:rPr>
          <w:rFonts w:ascii="Garamond" w:hAnsi="Garamond"/>
        </w:rPr>
        <w:t>ListRepo</w:t>
      </w:r>
      <w:proofErr w:type="spellEnd"/>
      <w:r w:rsidR="00263141">
        <w:rPr>
          <w:rFonts w:ascii="Garamond" w:hAnsi="Garamond"/>
        </w:rPr>
        <w:t xml:space="preserve"> </w:t>
      </w:r>
    </w:p>
    <w:p w14:paraId="14A74437" w14:textId="73F79A1F" w:rsidR="001A2FB2" w:rsidRDefault="006B7300" w:rsidP="001A2FB2">
      <w:pPr>
        <w:pStyle w:val="ListParagraph"/>
        <w:numPr>
          <w:ilvl w:val="0"/>
          <w:numId w:val="10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 xml:space="preserve">Create one object called </w:t>
      </w:r>
      <w:proofErr w:type="spellStart"/>
      <w:r>
        <w:rPr>
          <w:rFonts w:ascii="Garamond" w:hAnsi="Garamond"/>
        </w:rPr>
        <w:t>db</w:t>
      </w:r>
      <w:proofErr w:type="spellEnd"/>
      <w:r>
        <w:rPr>
          <w:rFonts w:ascii="Garamond" w:hAnsi="Garamond"/>
        </w:rPr>
        <w:t xml:space="preserve"> that holds the </w:t>
      </w:r>
      <w:proofErr w:type="spellStart"/>
      <w:r w:rsidRPr="006B7300">
        <w:rPr>
          <w:rFonts w:ascii="Garamond" w:hAnsi="Garamond"/>
          <w:b/>
          <w:bCs/>
        </w:rPr>
        <w:t>FirebaseFirestore</w:t>
      </w:r>
      <w:proofErr w:type="spellEnd"/>
      <w:r>
        <w:rPr>
          <w:rFonts w:ascii="Garamond" w:hAnsi="Garamond"/>
        </w:rPr>
        <w:t xml:space="preserve"> </w:t>
      </w:r>
      <w:r w:rsidR="00263141">
        <w:rPr>
          <w:rFonts w:ascii="Garamond" w:hAnsi="Garamond"/>
        </w:rPr>
        <w:t xml:space="preserve">interface </w:t>
      </w:r>
      <w:r>
        <w:rPr>
          <w:rFonts w:ascii="Garamond" w:hAnsi="Garamond"/>
        </w:rPr>
        <w:t xml:space="preserve"> </w:t>
      </w:r>
    </w:p>
    <w:p w14:paraId="7CE07E0F" w14:textId="4532BDB9" w:rsidR="006B7300" w:rsidRDefault="006B7300" w:rsidP="00696019">
      <w:pPr>
        <w:pStyle w:val="HTMLPreformatted"/>
        <w:shd w:val="clear" w:color="auto" w:fill="FFFFFF"/>
        <w:ind w:left="916"/>
        <w:rPr>
          <w:rFonts w:ascii="Menlo" w:hAnsi="Menlo" w:cs="Menlo"/>
          <w:b/>
          <w:bCs/>
          <w:color w:val="080808"/>
          <w:sz w:val="22"/>
          <w:szCs w:val="22"/>
        </w:rPr>
      </w:pPr>
      <w:proofErr w:type="spellStart"/>
      <w:r w:rsidRPr="006B7300">
        <w:rPr>
          <w:rFonts w:ascii="Menlo" w:hAnsi="Menlo" w:cs="Menlo"/>
          <w:color w:val="0033B3"/>
          <w:sz w:val="22"/>
          <w:szCs w:val="22"/>
        </w:rPr>
        <w:t>val</w:t>
      </w:r>
      <w:proofErr w:type="spellEnd"/>
      <w:r w:rsidRPr="006B7300">
        <w:rPr>
          <w:rFonts w:ascii="Menlo" w:hAnsi="Menlo" w:cs="Menlo"/>
          <w:color w:val="0033B3"/>
          <w:sz w:val="22"/>
          <w:szCs w:val="22"/>
        </w:rPr>
        <w:t xml:space="preserve"> </w:t>
      </w:r>
      <w:proofErr w:type="spellStart"/>
      <w:r w:rsidRPr="006B7300">
        <w:rPr>
          <w:rFonts w:ascii="Menlo" w:hAnsi="Menlo" w:cs="Menlo"/>
          <w:color w:val="871094"/>
          <w:sz w:val="22"/>
          <w:szCs w:val="22"/>
        </w:rPr>
        <w:t>db</w:t>
      </w:r>
      <w:proofErr w:type="spellEnd"/>
      <w:r w:rsidRPr="006B7300">
        <w:rPr>
          <w:rFonts w:ascii="Menlo" w:hAnsi="Menlo" w:cs="Menlo"/>
          <w:color w:val="080808"/>
          <w:sz w:val="22"/>
          <w:szCs w:val="22"/>
        </w:rPr>
        <w:t xml:space="preserve">: </w:t>
      </w:r>
      <w:proofErr w:type="spellStart"/>
      <w:r w:rsidRPr="006B7300">
        <w:rPr>
          <w:rFonts w:ascii="Menlo" w:hAnsi="Menlo" w:cs="Menlo"/>
          <w:color w:val="000000"/>
          <w:sz w:val="22"/>
          <w:szCs w:val="22"/>
        </w:rPr>
        <w:t>FirebaseFirestore</w:t>
      </w:r>
      <w:proofErr w:type="spellEnd"/>
      <w:r w:rsidRPr="006B7300">
        <w:rPr>
          <w:rFonts w:ascii="Menlo" w:hAnsi="Menlo" w:cs="Menlo"/>
          <w:color w:val="000000"/>
          <w:sz w:val="22"/>
          <w:szCs w:val="22"/>
        </w:rPr>
        <w:t xml:space="preserve"> </w:t>
      </w:r>
      <w:r w:rsidRPr="006B7300">
        <w:rPr>
          <w:rFonts w:ascii="Menlo" w:hAnsi="Menlo" w:cs="Menlo"/>
          <w:color w:val="0033B3"/>
          <w:sz w:val="22"/>
          <w:szCs w:val="22"/>
        </w:rPr>
        <w:t xml:space="preserve">by </w:t>
      </w:r>
      <w:r w:rsidRPr="006B7300">
        <w:rPr>
          <w:rFonts w:ascii="Menlo" w:hAnsi="Menlo" w:cs="Menlo"/>
          <w:i/>
          <w:iCs/>
          <w:color w:val="00627A"/>
          <w:sz w:val="22"/>
          <w:szCs w:val="22"/>
        </w:rPr>
        <w:t xml:space="preserve">lazy </w:t>
      </w:r>
      <w:r w:rsidRPr="006B7300">
        <w:rPr>
          <w:rFonts w:ascii="Menlo" w:hAnsi="Menlo" w:cs="Menlo"/>
          <w:b/>
          <w:bCs/>
          <w:color w:val="080808"/>
          <w:sz w:val="22"/>
          <w:szCs w:val="22"/>
        </w:rPr>
        <w:t>{</w:t>
      </w:r>
      <w:r w:rsidRPr="006B7300">
        <w:rPr>
          <w:rFonts w:ascii="Menlo" w:hAnsi="Menlo" w:cs="Menlo"/>
          <w:b/>
          <w:bCs/>
          <w:color w:val="080808"/>
          <w:sz w:val="22"/>
          <w:szCs w:val="22"/>
        </w:rPr>
        <w:br/>
      </w:r>
      <w:r w:rsidR="00301B0C"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 w:rsidRPr="006B7300">
        <w:rPr>
          <w:rFonts w:ascii="Menlo" w:hAnsi="Menlo" w:cs="Menlo"/>
          <w:color w:val="000000"/>
          <w:sz w:val="22"/>
          <w:szCs w:val="22"/>
        </w:rPr>
        <w:t>FirebaseFirestore</w:t>
      </w:r>
      <w:r w:rsidRPr="006B7300">
        <w:rPr>
          <w:rFonts w:ascii="Menlo" w:hAnsi="Menlo" w:cs="Menlo"/>
          <w:color w:val="080808"/>
          <w:sz w:val="22"/>
          <w:szCs w:val="22"/>
        </w:rPr>
        <w:t>.getInstance</w:t>
      </w:r>
      <w:proofErr w:type="spellEnd"/>
      <w:r w:rsidRPr="006B7300">
        <w:rPr>
          <w:rFonts w:ascii="Menlo" w:hAnsi="Menlo" w:cs="Menlo"/>
          <w:color w:val="080808"/>
          <w:sz w:val="22"/>
          <w:szCs w:val="22"/>
        </w:rPr>
        <w:t>()</w:t>
      </w:r>
      <w:r w:rsidRPr="006B7300">
        <w:rPr>
          <w:rFonts w:ascii="Menlo" w:hAnsi="Menlo" w:cs="Menlo"/>
          <w:color w:val="080808"/>
          <w:sz w:val="22"/>
          <w:szCs w:val="22"/>
        </w:rPr>
        <w:br/>
      </w:r>
      <w:r w:rsidRPr="006B7300">
        <w:rPr>
          <w:rFonts w:ascii="Menlo" w:hAnsi="Menlo" w:cs="Menlo"/>
          <w:b/>
          <w:bCs/>
          <w:color w:val="080808"/>
          <w:sz w:val="22"/>
          <w:szCs w:val="22"/>
        </w:rPr>
        <w:t>}</w:t>
      </w:r>
    </w:p>
    <w:p w14:paraId="46A52A4A" w14:textId="77777777" w:rsidR="00696019" w:rsidRPr="00696019" w:rsidRDefault="00696019" w:rsidP="00696019">
      <w:pPr>
        <w:pStyle w:val="HTMLPreformatted"/>
        <w:shd w:val="clear" w:color="auto" w:fill="FFFFFF"/>
        <w:ind w:left="916"/>
        <w:rPr>
          <w:rFonts w:ascii="Menlo" w:hAnsi="Menlo" w:cs="Menlo"/>
          <w:color w:val="080808"/>
          <w:sz w:val="22"/>
          <w:szCs w:val="22"/>
        </w:rPr>
      </w:pPr>
    </w:p>
    <w:p w14:paraId="2CF54D09" w14:textId="2DFB634F" w:rsidR="00012F8B" w:rsidRDefault="006B7300" w:rsidP="006B7300">
      <w:pPr>
        <w:pStyle w:val="ListParagraph"/>
        <w:numPr>
          <w:ilvl w:val="0"/>
          <w:numId w:val="10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 xml:space="preserve">Create two more instance variables </w:t>
      </w:r>
      <w:r w:rsidR="00D024E4">
        <w:rPr>
          <w:rFonts w:ascii="Garamond" w:hAnsi="Garamond"/>
        </w:rPr>
        <w:t xml:space="preserve">inside the </w:t>
      </w:r>
      <w:proofErr w:type="spellStart"/>
      <w:r w:rsidR="00D024E4">
        <w:rPr>
          <w:rFonts w:ascii="Garamond" w:hAnsi="Garamond"/>
        </w:rPr>
        <w:t>TodoListRepo</w:t>
      </w:r>
      <w:proofErr w:type="spellEnd"/>
      <w:r w:rsidR="00D024E4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that will hold the two </w:t>
      </w:r>
      <w:r w:rsidR="00EB1BD4">
        <w:rPr>
          <w:rFonts w:ascii="Garamond" w:hAnsi="Garamond"/>
        </w:rPr>
        <w:t>different</w:t>
      </w:r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collections .</w:t>
      </w:r>
      <w:proofErr w:type="gramEnd"/>
      <w:r>
        <w:rPr>
          <w:rFonts w:ascii="Garamond" w:hAnsi="Garamond"/>
        </w:rPr>
        <w:t xml:space="preserve"> One for </w:t>
      </w:r>
      <w:r w:rsidR="00EB1BD4">
        <w:rPr>
          <w:rFonts w:ascii="Garamond" w:hAnsi="Garamond"/>
        </w:rPr>
        <w:t>tod list</w:t>
      </w:r>
      <w:r>
        <w:rPr>
          <w:rFonts w:ascii="Garamond" w:hAnsi="Garamond"/>
        </w:rPr>
        <w:t xml:space="preserve"> and another one for projects.</w:t>
      </w:r>
    </w:p>
    <w:p w14:paraId="18265B01" w14:textId="77777777" w:rsidR="00384D18" w:rsidRDefault="00384D18" w:rsidP="00384D18">
      <w:pPr>
        <w:pStyle w:val="ListParagraph"/>
        <w:contextualSpacing/>
        <w:jc w:val="both"/>
        <w:rPr>
          <w:rFonts w:ascii="Garamond" w:hAnsi="Garamond"/>
        </w:rPr>
      </w:pPr>
    </w:p>
    <w:p w14:paraId="04978880" w14:textId="125949BF" w:rsidR="006B7300" w:rsidRPr="00384D18" w:rsidRDefault="006B7300" w:rsidP="006B7300">
      <w:pPr>
        <w:pStyle w:val="HTMLPreformatted"/>
        <w:shd w:val="clear" w:color="auto" w:fill="FFFFFF"/>
        <w:ind w:left="720"/>
        <w:rPr>
          <w:rFonts w:ascii="Menlo" w:hAnsi="Menlo" w:cs="Menlo"/>
          <w:color w:val="080808"/>
        </w:rPr>
      </w:pPr>
      <w:proofErr w:type="spellStart"/>
      <w:r w:rsidRPr="00384D18">
        <w:rPr>
          <w:rFonts w:ascii="Menlo" w:hAnsi="Menlo" w:cs="Menlo"/>
          <w:color w:val="0033B3"/>
        </w:rPr>
        <w:t>val</w:t>
      </w:r>
      <w:proofErr w:type="spellEnd"/>
      <w:r w:rsidRPr="00384D18">
        <w:rPr>
          <w:rFonts w:ascii="Menlo" w:hAnsi="Menlo" w:cs="Menlo"/>
          <w:color w:val="0033B3"/>
        </w:rPr>
        <w:t xml:space="preserve"> </w:t>
      </w:r>
      <w:proofErr w:type="spellStart"/>
      <w:r w:rsidRPr="00384D18">
        <w:rPr>
          <w:rFonts w:ascii="Menlo" w:hAnsi="Menlo" w:cs="Menlo"/>
          <w:color w:val="871094"/>
        </w:rPr>
        <w:t>projectDocuments</w:t>
      </w:r>
      <w:r w:rsidR="00873FB9">
        <w:rPr>
          <w:rFonts w:ascii="Menlo" w:hAnsi="Menlo" w:cs="Menlo"/>
          <w:color w:val="871094"/>
        </w:rPr>
        <w:t>Ref</w:t>
      </w:r>
      <w:proofErr w:type="spellEnd"/>
      <w:r w:rsidRPr="00384D18">
        <w:rPr>
          <w:rFonts w:ascii="Menlo" w:hAnsi="Menlo" w:cs="Menlo"/>
          <w:color w:val="871094"/>
        </w:rPr>
        <w:t xml:space="preserve"> </w:t>
      </w:r>
      <w:r w:rsidRPr="00384D18">
        <w:rPr>
          <w:rFonts w:ascii="Menlo" w:hAnsi="Menlo" w:cs="Menlo"/>
          <w:color w:val="0033B3"/>
        </w:rPr>
        <w:t xml:space="preserve">by </w:t>
      </w:r>
      <w:r w:rsidRPr="00384D18">
        <w:rPr>
          <w:rFonts w:ascii="Menlo" w:hAnsi="Menlo" w:cs="Menlo"/>
          <w:i/>
          <w:iCs/>
          <w:color w:val="00627A"/>
        </w:rPr>
        <w:t xml:space="preserve">lazy </w:t>
      </w:r>
      <w:proofErr w:type="gramStart"/>
      <w:r w:rsidRPr="00384D18">
        <w:rPr>
          <w:rFonts w:ascii="Menlo" w:hAnsi="Menlo" w:cs="Menlo"/>
          <w:b/>
          <w:bCs/>
          <w:color w:val="080808"/>
        </w:rPr>
        <w:t xml:space="preserve">{ </w:t>
      </w:r>
      <w:proofErr w:type="spellStart"/>
      <w:r w:rsidRPr="00384D18">
        <w:rPr>
          <w:rFonts w:ascii="Menlo" w:hAnsi="Menlo" w:cs="Menlo"/>
          <w:color w:val="871094"/>
        </w:rPr>
        <w:t>db</w:t>
      </w:r>
      <w:proofErr w:type="gramEnd"/>
      <w:r w:rsidRPr="00384D18">
        <w:rPr>
          <w:rFonts w:ascii="Menlo" w:hAnsi="Menlo" w:cs="Menlo"/>
          <w:color w:val="080808"/>
        </w:rPr>
        <w:t>.collection</w:t>
      </w:r>
      <w:proofErr w:type="spellEnd"/>
      <w:r w:rsidRPr="00384D18">
        <w:rPr>
          <w:rFonts w:ascii="Menlo" w:hAnsi="Menlo" w:cs="Menlo"/>
          <w:color w:val="080808"/>
        </w:rPr>
        <w:t>(</w:t>
      </w:r>
      <w:r w:rsidRPr="00384D18">
        <w:rPr>
          <w:rFonts w:ascii="Menlo" w:hAnsi="Menlo" w:cs="Menlo"/>
          <w:color w:val="067D17"/>
        </w:rPr>
        <w:t>"projects"</w:t>
      </w:r>
      <w:r w:rsidRPr="00384D18">
        <w:rPr>
          <w:rFonts w:ascii="Menlo" w:hAnsi="Menlo" w:cs="Menlo"/>
          <w:color w:val="080808"/>
        </w:rPr>
        <w:t xml:space="preserve">) </w:t>
      </w:r>
      <w:r w:rsidRPr="00384D18">
        <w:rPr>
          <w:rFonts w:ascii="Menlo" w:hAnsi="Menlo" w:cs="Menlo"/>
          <w:b/>
          <w:bCs/>
          <w:color w:val="080808"/>
        </w:rPr>
        <w:t>}</w:t>
      </w:r>
      <w:r w:rsidRPr="00384D18">
        <w:rPr>
          <w:rFonts w:ascii="Menlo" w:hAnsi="Menlo" w:cs="Menlo"/>
          <w:b/>
          <w:bCs/>
          <w:color w:val="080808"/>
        </w:rPr>
        <w:br/>
      </w:r>
      <w:proofErr w:type="spellStart"/>
      <w:r w:rsidRPr="00384D18">
        <w:rPr>
          <w:rFonts w:ascii="Menlo" w:hAnsi="Menlo" w:cs="Menlo"/>
          <w:color w:val="0033B3"/>
        </w:rPr>
        <w:t>val</w:t>
      </w:r>
      <w:proofErr w:type="spellEnd"/>
      <w:r w:rsidRPr="00384D18">
        <w:rPr>
          <w:rFonts w:ascii="Menlo" w:hAnsi="Menlo" w:cs="Menlo"/>
          <w:color w:val="0033B3"/>
        </w:rPr>
        <w:t xml:space="preserve"> </w:t>
      </w:r>
      <w:proofErr w:type="spellStart"/>
      <w:r w:rsidRPr="00384D18">
        <w:rPr>
          <w:rFonts w:ascii="Menlo" w:hAnsi="Menlo" w:cs="Menlo"/>
          <w:color w:val="871094"/>
        </w:rPr>
        <w:t>todoDocuments</w:t>
      </w:r>
      <w:r w:rsidR="00873FB9">
        <w:rPr>
          <w:rFonts w:ascii="Menlo" w:hAnsi="Menlo" w:cs="Menlo"/>
          <w:color w:val="871094"/>
        </w:rPr>
        <w:t>Ref</w:t>
      </w:r>
      <w:proofErr w:type="spellEnd"/>
      <w:r w:rsidRPr="00384D18">
        <w:rPr>
          <w:rFonts w:ascii="Menlo" w:hAnsi="Menlo" w:cs="Menlo"/>
          <w:color w:val="871094"/>
        </w:rPr>
        <w:t xml:space="preserve"> </w:t>
      </w:r>
      <w:r w:rsidRPr="00384D18">
        <w:rPr>
          <w:rFonts w:ascii="Menlo" w:hAnsi="Menlo" w:cs="Menlo"/>
          <w:color w:val="0033B3"/>
        </w:rPr>
        <w:t xml:space="preserve">by </w:t>
      </w:r>
      <w:r w:rsidRPr="00384D18">
        <w:rPr>
          <w:rFonts w:ascii="Menlo" w:hAnsi="Menlo" w:cs="Menlo"/>
          <w:i/>
          <w:iCs/>
          <w:color w:val="00627A"/>
        </w:rPr>
        <w:t xml:space="preserve">lazy </w:t>
      </w:r>
      <w:r w:rsidRPr="00384D18">
        <w:rPr>
          <w:rFonts w:ascii="Menlo" w:hAnsi="Menlo" w:cs="Menlo"/>
          <w:b/>
          <w:bCs/>
          <w:color w:val="080808"/>
        </w:rPr>
        <w:t xml:space="preserve">{ </w:t>
      </w:r>
      <w:proofErr w:type="spellStart"/>
      <w:r w:rsidRPr="00384D18">
        <w:rPr>
          <w:rFonts w:ascii="Menlo" w:hAnsi="Menlo" w:cs="Menlo"/>
          <w:color w:val="871094"/>
        </w:rPr>
        <w:t>db</w:t>
      </w:r>
      <w:r w:rsidRPr="00384D18">
        <w:rPr>
          <w:rFonts w:ascii="Menlo" w:hAnsi="Menlo" w:cs="Menlo"/>
          <w:color w:val="080808"/>
        </w:rPr>
        <w:t>.collection</w:t>
      </w:r>
      <w:proofErr w:type="spellEnd"/>
      <w:r w:rsidRPr="00384D18">
        <w:rPr>
          <w:rFonts w:ascii="Menlo" w:hAnsi="Menlo" w:cs="Menlo"/>
          <w:color w:val="080808"/>
        </w:rPr>
        <w:t>(</w:t>
      </w:r>
      <w:r w:rsidRPr="00384D18">
        <w:rPr>
          <w:rFonts w:ascii="Menlo" w:hAnsi="Menlo" w:cs="Menlo"/>
          <w:color w:val="067D17"/>
        </w:rPr>
        <w:t>"</w:t>
      </w:r>
      <w:proofErr w:type="spellStart"/>
      <w:r w:rsidRPr="00384D18">
        <w:rPr>
          <w:rFonts w:ascii="Menlo" w:hAnsi="Menlo" w:cs="Menlo"/>
          <w:color w:val="067D17"/>
        </w:rPr>
        <w:t>todos</w:t>
      </w:r>
      <w:proofErr w:type="spellEnd"/>
      <w:r w:rsidRPr="00384D18">
        <w:rPr>
          <w:rFonts w:ascii="Menlo" w:hAnsi="Menlo" w:cs="Menlo"/>
          <w:color w:val="067D17"/>
        </w:rPr>
        <w:t>"</w:t>
      </w:r>
      <w:r w:rsidRPr="00384D18">
        <w:rPr>
          <w:rFonts w:ascii="Menlo" w:hAnsi="Menlo" w:cs="Menlo"/>
          <w:color w:val="080808"/>
        </w:rPr>
        <w:t xml:space="preserve">) </w:t>
      </w:r>
      <w:r w:rsidRPr="00384D18">
        <w:rPr>
          <w:rFonts w:ascii="Menlo" w:hAnsi="Menlo" w:cs="Menlo"/>
          <w:b/>
          <w:bCs/>
          <w:color w:val="080808"/>
        </w:rPr>
        <w:t>}</w:t>
      </w:r>
    </w:p>
    <w:p w14:paraId="65FF6C73" w14:textId="06194CFD" w:rsidR="006B7300" w:rsidRDefault="009D5C3A" w:rsidP="009D5C3A">
      <w:pPr>
        <w:pStyle w:val="ListParagraph"/>
        <w:numPr>
          <w:ilvl w:val="0"/>
          <w:numId w:val="10"/>
        </w:numPr>
        <w:contextualSpacing/>
        <w:jc w:val="both"/>
        <w:rPr>
          <w:rFonts w:ascii="Garamond" w:hAnsi="Garamond"/>
        </w:rPr>
      </w:pPr>
      <w:r>
        <w:rPr>
          <w:rFonts w:ascii="Garamond" w:hAnsi="Garamond"/>
        </w:rPr>
        <w:t>Enable offline caching for the database</w:t>
      </w:r>
    </w:p>
    <w:p w14:paraId="2048C127" w14:textId="77777777" w:rsidR="009D5C3A" w:rsidRPr="009D5C3A" w:rsidRDefault="009D5C3A" w:rsidP="009D5C3A">
      <w:pPr>
        <w:pStyle w:val="HTMLPreformatted"/>
        <w:shd w:val="clear" w:color="auto" w:fill="FFFFFF"/>
        <w:ind w:left="720"/>
        <w:rPr>
          <w:rFonts w:ascii="Menlo" w:hAnsi="Menlo" w:cs="Menlo"/>
          <w:color w:val="080808"/>
          <w:sz w:val="18"/>
          <w:szCs w:val="18"/>
        </w:rPr>
      </w:pPr>
      <w:proofErr w:type="spellStart"/>
      <w:r w:rsidRPr="009D5C3A">
        <w:rPr>
          <w:rFonts w:ascii="Menlo" w:hAnsi="Menlo" w:cs="Menlo"/>
          <w:color w:val="0033B3"/>
          <w:sz w:val="18"/>
          <w:szCs w:val="18"/>
        </w:rPr>
        <w:t>init</w:t>
      </w:r>
      <w:proofErr w:type="spellEnd"/>
      <w:r w:rsidRPr="009D5C3A">
        <w:rPr>
          <w:rFonts w:ascii="Menlo" w:hAnsi="Menlo" w:cs="Menlo"/>
          <w:color w:val="0033B3"/>
          <w:sz w:val="18"/>
          <w:szCs w:val="18"/>
        </w:rPr>
        <w:t xml:space="preserve"> </w:t>
      </w:r>
      <w:r w:rsidRPr="009D5C3A">
        <w:rPr>
          <w:rFonts w:ascii="Menlo" w:hAnsi="Menlo" w:cs="Menlo"/>
          <w:color w:val="080808"/>
          <w:sz w:val="18"/>
          <w:szCs w:val="18"/>
        </w:rPr>
        <w:t>{</w:t>
      </w:r>
      <w:r w:rsidRPr="009D5C3A"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 w:rsidRPr="009D5C3A">
        <w:rPr>
          <w:rFonts w:ascii="Menlo" w:hAnsi="Menlo" w:cs="Menlo"/>
          <w:i/>
          <w:iCs/>
          <w:color w:val="8C8C8C"/>
          <w:sz w:val="18"/>
          <w:szCs w:val="18"/>
        </w:rPr>
        <w:t>//enable offline caching</w:t>
      </w:r>
      <w:r w:rsidRPr="009D5C3A">
        <w:rPr>
          <w:rFonts w:ascii="Menlo" w:hAnsi="Menlo" w:cs="Menlo"/>
          <w:i/>
          <w:iCs/>
          <w:color w:val="8C8C8C"/>
          <w:sz w:val="18"/>
          <w:szCs w:val="18"/>
        </w:rPr>
        <w:br/>
        <w:t xml:space="preserve">    </w:t>
      </w:r>
      <w:proofErr w:type="spellStart"/>
      <w:r w:rsidRPr="009D5C3A">
        <w:rPr>
          <w:rFonts w:ascii="Menlo" w:hAnsi="Menlo" w:cs="Menlo"/>
          <w:color w:val="0033B3"/>
          <w:sz w:val="18"/>
          <w:szCs w:val="18"/>
        </w:rPr>
        <w:t>val</w:t>
      </w:r>
      <w:proofErr w:type="spellEnd"/>
      <w:r w:rsidRPr="009D5C3A">
        <w:rPr>
          <w:rFonts w:ascii="Menlo" w:hAnsi="Menlo" w:cs="Menlo"/>
          <w:color w:val="0033B3"/>
          <w:sz w:val="18"/>
          <w:szCs w:val="18"/>
        </w:rPr>
        <w:t xml:space="preserve"> </w:t>
      </w:r>
      <w:r w:rsidRPr="009D5C3A">
        <w:rPr>
          <w:rFonts w:ascii="Menlo" w:hAnsi="Menlo" w:cs="Menlo"/>
          <w:color w:val="000000"/>
          <w:sz w:val="18"/>
          <w:szCs w:val="18"/>
        </w:rPr>
        <w:t xml:space="preserve">settings </w:t>
      </w:r>
      <w:r w:rsidRPr="009D5C3A">
        <w:rPr>
          <w:rFonts w:ascii="Menlo" w:hAnsi="Menlo" w:cs="Menlo"/>
          <w:color w:val="080808"/>
          <w:sz w:val="18"/>
          <w:szCs w:val="18"/>
        </w:rPr>
        <w:t xml:space="preserve">= </w:t>
      </w:r>
      <w:proofErr w:type="spellStart"/>
      <w:r w:rsidRPr="009D5C3A">
        <w:rPr>
          <w:rFonts w:ascii="Menlo" w:hAnsi="Menlo" w:cs="Menlo"/>
          <w:i/>
          <w:iCs/>
          <w:color w:val="00627A"/>
          <w:sz w:val="18"/>
          <w:szCs w:val="18"/>
        </w:rPr>
        <w:t>firestoreSettings</w:t>
      </w:r>
      <w:proofErr w:type="spellEnd"/>
      <w:r w:rsidRPr="009D5C3A">
        <w:rPr>
          <w:rFonts w:ascii="Menlo" w:hAnsi="Menlo" w:cs="Menlo"/>
          <w:i/>
          <w:iCs/>
          <w:color w:val="00627A"/>
          <w:sz w:val="18"/>
          <w:szCs w:val="18"/>
        </w:rPr>
        <w:t xml:space="preserve"> </w:t>
      </w:r>
      <w:proofErr w:type="gramStart"/>
      <w:r w:rsidRPr="009D5C3A">
        <w:rPr>
          <w:rFonts w:ascii="Menlo" w:hAnsi="Menlo" w:cs="Menlo"/>
          <w:b/>
          <w:bCs/>
          <w:color w:val="080808"/>
          <w:sz w:val="18"/>
          <w:szCs w:val="18"/>
        </w:rPr>
        <w:t xml:space="preserve">{ </w:t>
      </w:r>
      <w:proofErr w:type="spellStart"/>
      <w:r w:rsidRPr="009D5C3A">
        <w:rPr>
          <w:rFonts w:ascii="Menlo" w:hAnsi="Menlo" w:cs="Menlo"/>
          <w:i/>
          <w:iCs/>
          <w:color w:val="871094"/>
          <w:sz w:val="18"/>
          <w:szCs w:val="18"/>
        </w:rPr>
        <w:t>isPersistenceEnabled</w:t>
      </w:r>
      <w:proofErr w:type="spellEnd"/>
      <w:proofErr w:type="gramEnd"/>
      <w:r w:rsidRPr="009D5C3A">
        <w:rPr>
          <w:rFonts w:ascii="Menlo" w:hAnsi="Menlo" w:cs="Menlo"/>
          <w:i/>
          <w:iCs/>
          <w:color w:val="871094"/>
          <w:sz w:val="18"/>
          <w:szCs w:val="18"/>
        </w:rPr>
        <w:t xml:space="preserve"> </w:t>
      </w:r>
      <w:r w:rsidRPr="009D5C3A">
        <w:rPr>
          <w:rFonts w:ascii="Menlo" w:hAnsi="Menlo" w:cs="Menlo"/>
          <w:color w:val="080808"/>
          <w:sz w:val="18"/>
          <w:szCs w:val="18"/>
        </w:rPr>
        <w:t xml:space="preserve">= </w:t>
      </w:r>
      <w:r w:rsidRPr="009D5C3A">
        <w:rPr>
          <w:rFonts w:ascii="Menlo" w:hAnsi="Menlo" w:cs="Menlo"/>
          <w:color w:val="0033B3"/>
          <w:sz w:val="18"/>
          <w:szCs w:val="18"/>
        </w:rPr>
        <w:t xml:space="preserve">true </w:t>
      </w:r>
      <w:r w:rsidRPr="009D5C3A">
        <w:rPr>
          <w:rFonts w:ascii="Menlo" w:hAnsi="Menlo" w:cs="Menlo"/>
          <w:b/>
          <w:bCs/>
          <w:color w:val="080808"/>
          <w:sz w:val="18"/>
          <w:szCs w:val="18"/>
        </w:rPr>
        <w:t>}</w:t>
      </w:r>
      <w:r w:rsidRPr="009D5C3A">
        <w:rPr>
          <w:rFonts w:ascii="Menlo" w:hAnsi="Menlo" w:cs="Menlo"/>
          <w:b/>
          <w:bCs/>
          <w:color w:val="080808"/>
          <w:sz w:val="18"/>
          <w:szCs w:val="18"/>
        </w:rPr>
        <w:br/>
        <w:t xml:space="preserve">    </w:t>
      </w:r>
      <w:proofErr w:type="spellStart"/>
      <w:r w:rsidRPr="009D5C3A">
        <w:rPr>
          <w:rFonts w:ascii="Menlo" w:hAnsi="Menlo" w:cs="Menlo"/>
          <w:color w:val="871094"/>
          <w:sz w:val="18"/>
          <w:szCs w:val="18"/>
        </w:rPr>
        <w:t>db</w:t>
      </w:r>
      <w:r w:rsidRPr="009D5C3A">
        <w:rPr>
          <w:rFonts w:ascii="Menlo" w:hAnsi="Menlo" w:cs="Menlo"/>
          <w:color w:val="080808"/>
          <w:sz w:val="18"/>
          <w:szCs w:val="18"/>
        </w:rPr>
        <w:t>.</w:t>
      </w:r>
      <w:r w:rsidRPr="009D5C3A">
        <w:rPr>
          <w:rFonts w:ascii="Menlo" w:hAnsi="Menlo" w:cs="Menlo"/>
          <w:i/>
          <w:iCs/>
          <w:color w:val="871094"/>
          <w:sz w:val="18"/>
          <w:szCs w:val="18"/>
        </w:rPr>
        <w:t>firestoreSettings</w:t>
      </w:r>
      <w:proofErr w:type="spellEnd"/>
      <w:r w:rsidRPr="009D5C3A">
        <w:rPr>
          <w:rFonts w:ascii="Menlo" w:hAnsi="Menlo" w:cs="Menlo"/>
          <w:i/>
          <w:iCs/>
          <w:color w:val="871094"/>
          <w:sz w:val="18"/>
          <w:szCs w:val="18"/>
        </w:rPr>
        <w:t xml:space="preserve"> </w:t>
      </w:r>
      <w:r w:rsidRPr="009D5C3A">
        <w:rPr>
          <w:rFonts w:ascii="Menlo" w:hAnsi="Menlo" w:cs="Menlo"/>
          <w:color w:val="080808"/>
          <w:sz w:val="18"/>
          <w:szCs w:val="18"/>
        </w:rPr>
        <w:t xml:space="preserve">= </w:t>
      </w:r>
      <w:r w:rsidRPr="009D5C3A">
        <w:rPr>
          <w:rFonts w:ascii="Menlo" w:hAnsi="Menlo" w:cs="Menlo"/>
          <w:color w:val="000000"/>
          <w:sz w:val="18"/>
          <w:szCs w:val="18"/>
        </w:rPr>
        <w:t>settings</w:t>
      </w:r>
      <w:r w:rsidRPr="009D5C3A">
        <w:rPr>
          <w:rFonts w:ascii="Menlo" w:hAnsi="Menlo" w:cs="Menlo"/>
          <w:color w:val="000000"/>
          <w:sz w:val="18"/>
          <w:szCs w:val="18"/>
        </w:rPr>
        <w:br/>
      </w:r>
      <w:r w:rsidRPr="009D5C3A">
        <w:rPr>
          <w:rFonts w:ascii="Menlo" w:hAnsi="Menlo" w:cs="Menlo"/>
          <w:color w:val="080808"/>
          <w:sz w:val="18"/>
          <w:szCs w:val="18"/>
        </w:rPr>
        <w:t>}</w:t>
      </w:r>
    </w:p>
    <w:p w14:paraId="13AB30C6" w14:textId="77777777" w:rsidR="009D5C3A" w:rsidRPr="00B15978" w:rsidRDefault="009D5C3A" w:rsidP="009D5C3A">
      <w:pPr>
        <w:pStyle w:val="ListParagraph"/>
        <w:contextualSpacing/>
        <w:jc w:val="both"/>
        <w:rPr>
          <w:rFonts w:ascii="Garamond" w:hAnsi="Garamond"/>
        </w:rPr>
      </w:pPr>
    </w:p>
    <w:p w14:paraId="619D5E1B" w14:textId="2CD9515B" w:rsidR="00012F8B" w:rsidRDefault="00140AC2" w:rsidP="00ED5D6C">
      <w:pPr>
        <w:pStyle w:val="ListParagraph"/>
        <w:numPr>
          <w:ilvl w:val="0"/>
          <w:numId w:val="10"/>
        </w:numPr>
        <w:contextualSpacing/>
        <w:rPr>
          <w:rFonts w:ascii="Garamond" w:hAnsi="Garamond"/>
        </w:rPr>
      </w:pPr>
      <w:r>
        <w:rPr>
          <w:rFonts w:ascii="Garamond" w:hAnsi="Garamond"/>
        </w:rPr>
        <w:t>Implement the following functions</w:t>
      </w:r>
      <w:r w:rsidR="00BF42F7">
        <w:rPr>
          <w:rFonts w:ascii="Garamond" w:hAnsi="Garamond"/>
        </w:rPr>
        <w:t xml:space="preserve"> using the </w:t>
      </w:r>
      <w:proofErr w:type="spellStart"/>
      <w:r w:rsidR="00BF42F7" w:rsidRPr="00384D18">
        <w:rPr>
          <w:rFonts w:ascii="Menlo" w:hAnsi="Menlo" w:cs="Menlo"/>
          <w:color w:val="871094"/>
          <w:sz w:val="20"/>
          <w:szCs w:val="20"/>
        </w:rPr>
        <w:t>projectDocuments</w:t>
      </w:r>
      <w:r w:rsidR="00502DA1">
        <w:rPr>
          <w:rFonts w:ascii="Menlo" w:hAnsi="Menlo" w:cs="Menlo"/>
          <w:color w:val="871094"/>
          <w:sz w:val="20"/>
          <w:szCs w:val="20"/>
        </w:rPr>
        <w:t>Ref</w:t>
      </w:r>
      <w:proofErr w:type="spellEnd"/>
      <w:r w:rsidR="00BF42F7">
        <w:rPr>
          <w:rFonts w:ascii="Menlo" w:hAnsi="Menlo" w:cs="Menlo"/>
          <w:color w:val="871094"/>
          <w:sz w:val="20"/>
          <w:szCs w:val="20"/>
        </w:rPr>
        <w:t xml:space="preserve"> and </w:t>
      </w:r>
      <w:proofErr w:type="spellStart"/>
      <w:r w:rsidR="00BF42F7" w:rsidRPr="00384D18">
        <w:rPr>
          <w:rFonts w:ascii="Menlo" w:hAnsi="Menlo" w:cs="Menlo"/>
          <w:color w:val="871094"/>
          <w:sz w:val="20"/>
          <w:szCs w:val="20"/>
        </w:rPr>
        <w:t>todoDocuments</w:t>
      </w:r>
      <w:r w:rsidR="00502DA1">
        <w:rPr>
          <w:rFonts w:ascii="Menlo" w:hAnsi="Menlo" w:cs="Menlo"/>
          <w:color w:val="871094"/>
          <w:sz w:val="20"/>
          <w:szCs w:val="20"/>
        </w:rPr>
        <w:t>Ref</w:t>
      </w:r>
      <w:proofErr w:type="spellEnd"/>
      <w:r w:rsidR="00BF42F7">
        <w:rPr>
          <w:rFonts w:ascii="Menlo" w:hAnsi="Menlo" w:cs="Menlo"/>
          <w:color w:val="871094"/>
          <w:sz w:val="20"/>
          <w:szCs w:val="20"/>
        </w:rPr>
        <w:t xml:space="preserve"> </w:t>
      </w:r>
      <w:r w:rsidR="00DE2236" w:rsidRPr="00C50BC7">
        <w:rPr>
          <w:rFonts w:ascii="Garamond" w:hAnsi="Garamond"/>
        </w:rPr>
        <w:t>references</w:t>
      </w:r>
      <w:r w:rsidR="00C50BC7">
        <w:rPr>
          <w:rFonts w:ascii="Menlo" w:hAnsi="Menlo" w:cs="Menlo"/>
          <w:color w:val="871094"/>
          <w:sz w:val="20"/>
          <w:szCs w:val="20"/>
        </w:rPr>
        <w:t>.</w:t>
      </w:r>
    </w:p>
    <w:p w14:paraId="02EED525" w14:textId="77777777" w:rsidR="00140AC2" w:rsidRPr="001A0308" w:rsidRDefault="00140AC2" w:rsidP="00140AC2">
      <w:pPr>
        <w:pStyle w:val="ListParagraph"/>
        <w:contextualSpacing/>
        <w:jc w:val="both"/>
        <w:rPr>
          <w:rFonts w:ascii="Garamond" w:hAnsi="Garamond"/>
        </w:rPr>
      </w:pPr>
    </w:p>
    <w:p w14:paraId="33EC8255" w14:textId="4A6C98A8" w:rsidR="00263141" w:rsidRDefault="00957BB0" w:rsidP="00263141">
      <w:pPr>
        <w:pStyle w:val="HTMLPreformatted"/>
        <w:shd w:val="clear" w:color="auto" w:fill="FFFFFF"/>
        <w:ind w:left="720"/>
        <w:rPr>
          <w:rFonts w:ascii="Menlo" w:hAnsi="Menlo" w:cs="Menlo"/>
          <w:color w:val="080808"/>
        </w:rPr>
      </w:pPr>
      <w:r w:rsidRPr="00957BB0">
        <w:rPr>
          <w:rFonts w:ascii="Menlo" w:hAnsi="Menlo" w:cs="Menlo"/>
          <w:color w:val="0033B3"/>
        </w:rPr>
        <w:t xml:space="preserve">fun </w:t>
      </w:r>
      <w:proofErr w:type="spellStart"/>
      <w:r w:rsidRPr="00C917A3">
        <w:rPr>
          <w:rFonts w:ascii="Menlo" w:hAnsi="Menlo" w:cs="Menlo"/>
          <w:color w:val="0033B3"/>
        </w:rPr>
        <w:t>getProjects</w:t>
      </w:r>
      <w:proofErr w:type="spellEnd"/>
      <w:r w:rsidRPr="00C917A3">
        <w:rPr>
          <w:rFonts w:ascii="Menlo" w:hAnsi="Menlo" w:cs="Menlo"/>
          <w:color w:val="0033B3"/>
        </w:rPr>
        <w:t>(</w:t>
      </w:r>
      <w:proofErr w:type="gramStart"/>
      <w:r w:rsidRPr="00C917A3">
        <w:rPr>
          <w:rFonts w:ascii="Menlo" w:hAnsi="Menlo" w:cs="Menlo"/>
          <w:color w:val="0033B3"/>
        </w:rPr>
        <w:t>):List</w:t>
      </w:r>
      <w:proofErr w:type="gramEnd"/>
      <w:r w:rsidRPr="00C917A3">
        <w:rPr>
          <w:rFonts w:ascii="Menlo" w:hAnsi="Menlo" w:cs="Menlo"/>
          <w:color w:val="0033B3"/>
        </w:rPr>
        <w:t>&lt;Project&gt;</w:t>
      </w:r>
      <w:r w:rsidRPr="00C917A3">
        <w:rPr>
          <w:rFonts w:ascii="Menlo" w:hAnsi="Menlo" w:cs="Menlo"/>
          <w:color w:val="0033B3"/>
        </w:rPr>
        <w:br/>
      </w:r>
      <w:r w:rsidR="00263141" w:rsidRPr="00957BB0">
        <w:rPr>
          <w:rFonts w:ascii="Menlo" w:hAnsi="Menlo" w:cs="Menlo"/>
          <w:color w:val="0033B3"/>
        </w:rPr>
        <w:t xml:space="preserve">suspend fun </w:t>
      </w:r>
      <w:proofErr w:type="spellStart"/>
      <w:r w:rsidR="00263141" w:rsidRPr="00957BB0">
        <w:rPr>
          <w:rFonts w:ascii="Menlo" w:hAnsi="Menlo" w:cs="Menlo"/>
          <w:color w:val="00627A"/>
        </w:rPr>
        <w:t>addProject</w:t>
      </w:r>
      <w:proofErr w:type="spellEnd"/>
      <w:r w:rsidR="00263141" w:rsidRPr="00957BB0">
        <w:rPr>
          <w:rFonts w:ascii="Menlo" w:hAnsi="Menlo" w:cs="Menlo"/>
          <w:color w:val="080808"/>
        </w:rPr>
        <w:t xml:space="preserve">(project: </w:t>
      </w:r>
      <w:r w:rsidR="00263141" w:rsidRPr="00957BB0">
        <w:rPr>
          <w:rFonts w:ascii="Menlo" w:hAnsi="Menlo" w:cs="Menlo"/>
          <w:color w:val="000000"/>
        </w:rPr>
        <w:t>Project</w:t>
      </w:r>
      <w:r w:rsidR="00263141" w:rsidRPr="00957BB0">
        <w:rPr>
          <w:rFonts w:ascii="Menlo" w:hAnsi="Menlo" w:cs="Menlo"/>
          <w:color w:val="080808"/>
        </w:rPr>
        <w:t>)</w:t>
      </w:r>
    </w:p>
    <w:p w14:paraId="612DC912" w14:textId="47ECC111" w:rsidR="006349FD" w:rsidRDefault="006349FD" w:rsidP="006349FD">
      <w:pPr>
        <w:pStyle w:val="HTMLPreformatted"/>
        <w:shd w:val="clear" w:color="auto" w:fill="FFFFFF"/>
        <w:ind w:firstLine="720"/>
        <w:rPr>
          <w:rFonts w:ascii="Menlo" w:hAnsi="Menlo" w:cs="Menlo"/>
          <w:color w:val="080808"/>
          <w:sz w:val="18"/>
          <w:szCs w:val="18"/>
        </w:rPr>
      </w:pPr>
      <w:r w:rsidRPr="006349FD">
        <w:rPr>
          <w:rFonts w:ascii="Menlo" w:hAnsi="Menlo" w:cs="Menlo"/>
          <w:color w:val="0033B3"/>
          <w:sz w:val="18"/>
          <w:szCs w:val="18"/>
        </w:rPr>
        <w:t xml:space="preserve">suspend fun </w:t>
      </w:r>
      <w:proofErr w:type="spellStart"/>
      <w:proofErr w:type="gramStart"/>
      <w:r w:rsidRPr="006349FD">
        <w:rPr>
          <w:rFonts w:ascii="Menlo" w:hAnsi="Menlo" w:cs="Menlo"/>
          <w:color w:val="00627A"/>
          <w:sz w:val="18"/>
          <w:szCs w:val="18"/>
        </w:rPr>
        <w:t>deleteProject</w:t>
      </w:r>
      <w:proofErr w:type="spellEnd"/>
      <w:r w:rsidRPr="006349FD">
        <w:rPr>
          <w:rFonts w:ascii="Menlo" w:hAnsi="Menlo" w:cs="Menlo"/>
          <w:color w:val="080808"/>
          <w:sz w:val="18"/>
          <w:szCs w:val="18"/>
        </w:rPr>
        <w:t>(</w:t>
      </w:r>
      <w:proofErr w:type="gramEnd"/>
      <w:r w:rsidRPr="006349FD">
        <w:rPr>
          <w:rFonts w:ascii="Menlo" w:hAnsi="Menlo" w:cs="Menlo"/>
          <w:color w:val="080808"/>
          <w:sz w:val="18"/>
          <w:szCs w:val="18"/>
        </w:rPr>
        <w:t xml:space="preserve">project: </w:t>
      </w:r>
      <w:r w:rsidRPr="006349FD">
        <w:rPr>
          <w:rFonts w:ascii="Menlo" w:hAnsi="Menlo" w:cs="Menlo"/>
          <w:color w:val="000000"/>
          <w:sz w:val="18"/>
          <w:szCs w:val="18"/>
        </w:rPr>
        <w:t>Project</w:t>
      </w:r>
      <w:r w:rsidRPr="006349FD">
        <w:rPr>
          <w:rFonts w:ascii="Menlo" w:hAnsi="Menlo" w:cs="Menlo"/>
          <w:color w:val="080808"/>
          <w:sz w:val="18"/>
          <w:szCs w:val="18"/>
        </w:rPr>
        <w:t>)</w:t>
      </w:r>
    </w:p>
    <w:p w14:paraId="60B77E25" w14:textId="48F6D523" w:rsidR="006349FD" w:rsidRDefault="006349FD" w:rsidP="006349FD">
      <w:pPr>
        <w:pStyle w:val="HTMLPreformatted"/>
        <w:shd w:val="clear" w:color="auto" w:fill="FFFFFF"/>
        <w:ind w:firstLine="720"/>
        <w:rPr>
          <w:rFonts w:ascii="Menlo" w:hAnsi="Menlo" w:cs="Menlo"/>
          <w:color w:val="080808"/>
          <w:sz w:val="18"/>
          <w:szCs w:val="18"/>
        </w:rPr>
      </w:pPr>
    </w:p>
    <w:p w14:paraId="405B738F" w14:textId="7902F78D" w:rsidR="00CA6C69" w:rsidRPr="006349FD" w:rsidRDefault="00CA6C69" w:rsidP="006349FD">
      <w:pPr>
        <w:pStyle w:val="HTMLPreformatted"/>
        <w:shd w:val="clear" w:color="auto" w:fill="FFFFFF"/>
        <w:ind w:firstLine="720"/>
        <w:rPr>
          <w:rFonts w:ascii="Menlo" w:hAnsi="Menlo" w:cs="Menlo"/>
          <w:color w:val="080808"/>
          <w:sz w:val="18"/>
          <w:szCs w:val="18"/>
        </w:rPr>
      </w:pPr>
      <w:r w:rsidRPr="00CA6C69">
        <w:rPr>
          <w:rFonts w:ascii="Menlo" w:hAnsi="Menlo" w:cs="Menlo"/>
          <w:color w:val="0033B3"/>
        </w:rPr>
        <w:t xml:space="preserve">suspend fun </w:t>
      </w:r>
      <w:proofErr w:type="spellStart"/>
      <w:proofErr w:type="gramStart"/>
      <w:r w:rsidRPr="00CA6C69">
        <w:rPr>
          <w:rFonts w:ascii="Menlo" w:hAnsi="Menlo" w:cs="Menlo"/>
          <w:color w:val="00627A"/>
        </w:rPr>
        <w:t>getTodoListByProject</w:t>
      </w:r>
      <w:proofErr w:type="spellEnd"/>
      <w:r w:rsidRPr="00CA6C69">
        <w:rPr>
          <w:rFonts w:ascii="Menlo" w:hAnsi="Menlo" w:cs="Menlo"/>
          <w:color w:val="080808"/>
        </w:rPr>
        <w:t>(</w:t>
      </w:r>
      <w:proofErr w:type="spellStart"/>
      <w:proofErr w:type="gramEnd"/>
      <w:r w:rsidRPr="00CA6C69">
        <w:rPr>
          <w:rFonts w:ascii="Menlo" w:hAnsi="Menlo" w:cs="Menlo"/>
          <w:color w:val="080808"/>
        </w:rPr>
        <w:t>pid</w:t>
      </w:r>
      <w:proofErr w:type="spellEnd"/>
      <w:r w:rsidRPr="00CA6C69">
        <w:rPr>
          <w:rFonts w:ascii="Menlo" w:hAnsi="Menlo" w:cs="Menlo"/>
          <w:color w:val="080808"/>
        </w:rPr>
        <w:t xml:space="preserve">: </w:t>
      </w:r>
      <w:r w:rsidRPr="00CA6C69">
        <w:rPr>
          <w:rFonts w:ascii="Menlo" w:hAnsi="Menlo" w:cs="Menlo"/>
          <w:color w:val="000000"/>
        </w:rPr>
        <w:t>String</w:t>
      </w:r>
      <w:r w:rsidRPr="00CA6C69">
        <w:rPr>
          <w:rFonts w:ascii="Menlo" w:hAnsi="Menlo" w:cs="Menlo"/>
          <w:color w:val="080808"/>
        </w:rPr>
        <w:t xml:space="preserve">): </w:t>
      </w:r>
      <w:r w:rsidRPr="00CA6C69">
        <w:rPr>
          <w:rFonts w:ascii="Menlo" w:hAnsi="Menlo" w:cs="Menlo"/>
          <w:color w:val="000000"/>
        </w:rPr>
        <w:t>List</w:t>
      </w:r>
      <w:r w:rsidRPr="00CA6C69">
        <w:rPr>
          <w:rFonts w:ascii="Menlo" w:hAnsi="Menlo" w:cs="Menlo"/>
          <w:color w:val="080808"/>
        </w:rPr>
        <w:t>&lt;</w:t>
      </w:r>
      <w:proofErr w:type="spellStart"/>
      <w:r w:rsidRPr="00CA6C69">
        <w:rPr>
          <w:rFonts w:ascii="Menlo" w:hAnsi="Menlo" w:cs="Menlo"/>
          <w:color w:val="000000"/>
        </w:rPr>
        <w:t>Todo</w:t>
      </w:r>
      <w:proofErr w:type="spellEnd"/>
      <w:r w:rsidRPr="00CA6C69">
        <w:rPr>
          <w:rFonts w:ascii="Menlo" w:hAnsi="Menlo" w:cs="Menlo"/>
          <w:color w:val="080808"/>
        </w:rPr>
        <w:t>&gt;</w:t>
      </w:r>
    </w:p>
    <w:p w14:paraId="67F3A8B3" w14:textId="4D756E3C" w:rsidR="00012F8B" w:rsidRPr="00BF42F7" w:rsidRDefault="00957BB0" w:rsidP="00BF42F7">
      <w:pPr>
        <w:pStyle w:val="HTMLPreformatted"/>
        <w:shd w:val="clear" w:color="auto" w:fill="FFFFFF"/>
        <w:ind w:left="720"/>
        <w:rPr>
          <w:rFonts w:ascii="Menlo" w:hAnsi="Menlo" w:cs="Menlo"/>
          <w:color w:val="080808"/>
          <w:sz w:val="16"/>
          <w:szCs w:val="16"/>
        </w:rPr>
      </w:pPr>
      <w:r w:rsidRPr="00957BB0">
        <w:rPr>
          <w:rFonts w:ascii="Menlo" w:hAnsi="Menlo" w:cs="Menlo"/>
          <w:color w:val="0033B3"/>
        </w:rPr>
        <w:t xml:space="preserve">suspend fun </w:t>
      </w:r>
      <w:proofErr w:type="spellStart"/>
      <w:proofErr w:type="gramStart"/>
      <w:r w:rsidRPr="00957BB0">
        <w:rPr>
          <w:rFonts w:ascii="Menlo" w:hAnsi="Menlo" w:cs="Menlo"/>
          <w:color w:val="00627A"/>
        </w:rPr>
        <w:t>getTodo</w:t>
      </w:r>
      <w:proofErr w:type="spellEnd"/>
      <w:r w:rsidRPr="00957BB0">
        <w:rPr>
          <w:rFonts w:ascii="Menlo" w:hAnsi="Menlo" w:cs="Menlo"/>
          <w:color w:val="080808"/>
        </w:rPr>
        <w:t>(</w:t>
      </w:r>
      <w:proofErr w:type="gramEnd"/>
      <w:r w:rsidRPr="00957BB0">
        <w:rPr>
          <w:rFonts w:ascii="Menlo" w:hAnsi="Menlo" w:cs="Menlo"/>
          <w:color w:val="080808"/>
        </w:rPr>
        <w:t xml:space="preserve">id: </w:t>
      </w:r>
      <w:r w:rsidR="00B86838">
        <w:rPr>
          <w:rFonts w:ascii="Menlo" w:hAnsi="Menlo" w:cs="Menlo"/>
          <w:color w:val="000000"/>
        </w:rPr>
        <w:t>String</w:t>
      </w:r>
      <w:r w:rsidRPr="00957BB0">
        <w:rPr>
          <w:rFonts w:ascii="Menlo" w:hAnsi="Menlo" w:cs="Menlo"/>
          <w:color w:val="080808"/>
        </w:rPr>
        <w:t xml:space="preserve">): </w:t>
      </w:r>
      <w:proofErr w:type="spellStart"/>
      <w:r w:rsidRPr="00957BB0">
        <w:rPr>
          <w:rFonts w:ascii="Menlo" w:hAnsi="Menlo" w:cs="Menlo"/>
          <w:color w:val="000000"/>
        </w:rPr>
        <w:t>Todo</w:t>
      </w:r>
      <w:proofErr w:type="spellEnd"/>
      <w:r w:rsidRPr="00957BB0">
        <w:rPr>
          <w:rFonts w:ascii="Menlo" w:hAnsi="Menlo" w:cs="Menlo"/>
          <w:color w:val="080808"/>
        </w:rPr>
        <w:br/>
      </w:r>
      <w:r w:rsidRPr="00957BB0">
        <w:rPr>
          <w:rFonts w:ascii="Menlo" w:hAnsi="Menlo" w:cs="Menlo"/>
          <w:color w:val="0033B3"/>
        </w:rPr>
        <w:t xml:space="preserve">suspend fun </w:t>
      </w:r>
      <w:proofErr w:type="spellStart"/>
      <w:r w:rsidRPr="00957BB0">
        <w:rPr>
          <w:rFonts w:ascii="Menlo" w:hAnsi="Menlo" w:cs="Menlo"/>
          <w:color w:val="00627A"/>
        </w:rPr>
        <w:t>addTodo</w:t>
      </w:r>
      <w:proofErr w:type="spellEnd"/>
      <w:r w:rsidRPr="00957BB0">
        <w:rPr>
          <w:rFonts w:ascii="Menlo" w:hAnsi="Menlo" w:cs="Menlo"/>
          <w:color w:val="080808"/>
        </w:rPr>
        <w:t>(</w:t>
      </w:r>
      <w:proofErr w:type="spellStart"/>
      <w:r w:rsidRPr="00957BB0">
        <w:rPr>
          <w:rFonts w:ascii="Menlo" w:hAnsi="Menlo" w:cs="Menlo"/>
          <w:color w:val="080808"/>
        </w:rPr>
        <w:t>todo</w:t>
      </w:r>
      <w:proofErr w:type="spellEnd"/>
      <w:r w:rsidRPr="00957BB0">
        <w:rPr>
          <w:rFonts w:ascii="Menlo" w:hAnsi="Menlo" w:cs="Menlo"/>
          <w:color w:val="080808"/>
        </w:rPr>
        <w:t xml:space="preserve">: </w:t>
      </w:r>
      <w:proofErr w:type="spellStart"/>
      <w:r w:rsidRPr="00957BB0">
        <w:rPr>
          <w:rFonts w:ascii="Menlo" w:hAnsi="Menlo" w:cs="Menlo"/>
          <w:color w:val="000000"/>
        </w:rPr>
        <w:t>Todo</w:t>
      </w:r>
      <w:proofErr w:type="spellEnd"/>
      <w:r w:rsidRPr="00957BB0">
        <w:rPr>
          <w:rFonts w:ascii="Menlo" w:hAnsi="Menlo" w:cs="Menlo"/>
          <w:color w:val="080808"/>
        </w:rPr>
        <w:t xml:space="preserve">) : </w:t>
      </w:r>
      <w:r w:rsidRPr="00957BB0">
        <w:rPr>
          <w:rFonts w:ascii="Menlo" w:hAnsi="Menlo" w:cs="Menlo"/>
          <w:color w:val="000000"/>
        </w:rPr>
        <w:t>Long</w:t>
      </w:r>
      <w:r w:rsidRPr="00957BB0">
        <w:rPr>
          <w:rFonts w:ascii="Menlo" w:hAnsi="Menlo" w:cs="Menlo"/>
          <w:color w:val="000000"/>
        </w:rPr>
        <w:br/>
      </w:r>
      <w:r w:rsidRPr="00957BB0">
        <w:rPr>
          <w:rFonts w:ascii="Menlo" w:hAnsi="Menlo" w:cs="Menlo"/>
          <w:color w:val="0033B3"/>
        </w:rPr>
        <w:t xml:space="preserve">suspend fun </w:t>
      </w:r>
      <w:proofErr w:type="spellStart"/>
      <w:r w:rsidRPr="00957BB0">
        <w:rPr>
          <w:rFonts w:ascii="Menlo" w:hAnsi="Menlo" w:cs="Menlo"/>
          <w:color w:val="00627A"/>
        </w:rPr>
        <w:t>updateTodo</w:t>
      </w:r>
      <w:proofErr w:type="spellEnd"/>
      <w:r w:rsidRPr="00957BB0">
        <w:rPr>
          <w:rFonts w:ascii="Menlo" w:hAnsi="Menlo" w:cs="Menlo"/>
          <w:color w:val="080808"/>
        </w:rPr>
        <w:t>(</w:t>
      </w:r>
      <w:proofErr w:type="spellStart"/>
      <w:r w:rsidRPr="00957BB0">
        <w:rPr>
          <w:rFonts w:ascii="Menlo" w:hAnsi="Menlo" w:cs="Menlo"/>
          <w:color w:val="080808"/>
        </w:rPr>
        <w:t>todo</w:t>
      </w:r>
      <w:proofErr w:type="spellEnd"/>
      <w:r w:rsidRPr="00957BB0">
        <w:rPr>
          <w:rFonts w:ascii="Menlo" w:hAnsi="Menlo" w:cs="Menlo"/>
          <w:color w:val="080808"/>
        </w:rPr>
        <w:t xml:space="preserve">: </w:t>
      </w:r>
      <w:proofErr w:type="spellStart"/>
      <w:r w:rsidRPr="00957BB0">
        <w:rPr>
          <w:rFonts w:ascii="Menlo" w:hAnsi="Menlo" w:cs="Menlo"/>
          <w:color w:val="000000"/>
        </w:rPr>
        <w:t>Todo</w:t>
      </w:r>
      <w:proofErr w:type="spellEnd"/>
      <w:r w:rsidRPr="00957BB0">
        <w:rPr>
          <w:rFonts w:ascii="Menlo" w:hAnsi="Menlo" w:cs="Menlo"/>
          <w:color w:val="080808"/>
        </w:rPr>
        <w:t>)</w:t>
      </w:r>
      <w:r w:rsidRPr="00957BB0">
        <w:rPr>
          <w:rFonts w:ascii="Menlo" w:hAnsi="Menlo" w:cs="Menlo"/>
          <w:color w:val="080808"/>
        </w:rPr>
        <w:br/>
      </w:r>
      <w:r w:rsidRPr="00957BB0">
        <w:rPr>
          <w:rFonts w:ascii="Menlo" w:hAnsi="Menlo" w:cs="Menlo"/>
          <w:color w:val="0033B3"/>
        </w:rPr>
        <w:t xml:space="preserve">suspend fun </w:t>
      </w:r>
      <w:proofErr w:type="spellStart"/>
      <w:r w:rsidRPr="00957BB0">
        <w:rPr>
          <w:rFonts w:ascii="Menlo" w:hAnsi="Menlo" w:cs="Menlo"/>
          <w:color w:val="00627A"/>
        </w:rPr>
        <w:t>deleteTodo</w:t>
      </w:r>
      <w:proofErr w:type="spellEnd"/>
      <w:r w:rsidRPr="00957BB0">
        <w:rPr>
          <w:rFonts w:ascii="Menlo" w:hAnsi="Menlo" w:cs="Menlo"/>
          <w:color w:val="080808"/>
        </w:rPr>
        <w:t>(</w:t>
      </w:r>
      <w:proofErr w:type="spellStart"/>
      <w:r w:rsidRPr="00957BB0">
        <w:rPr>
          <w:rFonts w:ascii="Menlo" w:hAnsi="Menlo" w:cs="Menlo"/>
          <w:color w:val="080808"/>
        </w:rPr>
        <w:t>todo</w:t>
      </w:r>
      <w:proofErr w:type="spellEnd"/>
      <w:r w:rsidRPr="00957BB0">
        <w:rPr>
          <w:rFonts w:ascii="Menlo" w:hAnsi="Menlo" w:cs="Menlo"/>
          <w:color w:val="080808"/>
        </w:rPr>
        <w:t xml:space="preserve">: </w:t>
      </w:r>
      <w:proofErr w:type="spellStart"/>
      <w:r w:rsidRPr="00957BB0">
        <w:rPr>
          <w:rFonts w:ascii="Menlo" w:hAnsi="Menlo" w:cs="Menlo"/>
          <w:color w:val="000000"/>
        </w:rPr>
        <w:t>Todo</w:t>
      </w:r>
      <w:proofErr w:type="spellEnd"/>
      <w:r w:rsidRPr="00957BB0">
        <w:rPr>
          <w:rFonts w:ascii="Menlo" w:hAnsi="Menlo" w:cs="Menlo"/>
          <w:color w:val="080808"/>
        </w:rPr>
        <w:t xml:space="preserve">): </w:t>
      </w:r>
      <w:r w:rsidRPr="00957BB0">
        <w:rPr>
          <w:rFonts w:ascii="Menlo" w:hAnsi="Menlo" w:cs="Menlo"/>
          <w:color w:val="000000"/>
        </w:rPr>
        <w:t>Int</w:t>
      </w:r>
      <w:r w:rsidRPr="00957BB0">
        <w:rPr>
          <w:rFonts w:ascii="Menlo" w:hAnsi="Menlo" w:cs="Menlo"/>
          <w:color w:val="080808"/>
        </w:rPr>
        <w:br/>
      </w:r>
    </w:p>
    <w:p w14:paraId="49BB7C65" w14:textId="7699298E" w:rsidR="001B66D9" w:rsidRDefault="001B66D9" w:rsidP="00D57867">
      <w:pPr>
        <w:contextualSpacing/>
        <w:jc w:val="both"/>
        <w:rPr>
          <w:rFonts w:ascii="Garamond" w:hAnsi="Garamond"/>
        </w:rPr>
      </w:pPr>
    </w:p>
    <w:p w14:paraId="6F52181B" w14:textId="1E0960B9" w:rsidR="00D57867" w:rsidRDefault="00D57867" w:rsidP="00D57867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  <w:bookmarkStart w:id="148" w:name="OLE_LINK103"/>
      <w:bookmarkStart w:id="149" w:name="OLE_LINK104"/>
      <w:proofErr w:type="gramStart"/>
      <w:r>
        <w:rPr>
          <w:rFonts w:ascii="Garamond" w:hAnsi="Garamond" w:cs="Didot"/>
          <w:b/>
          <w:bCs/>
          <w:sz w:val="30"/>
          <w:szCs w:val="30"/>
          <w:u w:val="single"/>
        </w:rPr>
        <w:t>Task  3</w:t>
      </w:r>
      <w:proofErr w:type="gramEnd"/>
      <w:r>
        <w:rPr>
          <w:rFonts w:ascii="Garamond" w:hAnsi="Garamond" w:cs="Didot"/>
          <w:b/>
          <w:bCs/>
          <w:sz w:val="30"/>
          <w:szCs w:val="30"/>
          <w:u w:val="single"/>
        </w:rPr>
        <w:t xml:space="preserve">: </w:t>
      </w:r>
      <w:r w:rsidR="003937E3" w:rsidRPr="003937E3">
        <w:rPr>
          <w:rFonts w:ascii="Garamond" w:hAnsi="Garamond" w:cs="Didot"/>
          <w:b/>
          <w:bCs/>
          <w:sz w:val="30"/>
          <w:szCs w:val="30"/>
          <w:u w:val="single"/>
        </w:rPr>
        <w:t>Get</w:t>
      </w:r>
      <w:r w:rsidR="00462E19">
        <w:rPr>
          <w:rFonts w:ascii="Garamond" w:hAnsi="Garamond" w:cs="Didot"/>
          <w:b/>
          <w:bCs/>
          <w:sz w:val="30"/>
          <w:szCs w:val="30"/>
          <w:u w:val="single"/>
        </w:rPr>
        <w:t>ting</w:t>
      </w:r>
      <w:r w:rsidR="003937E3" w:rsidRPr="003937E3">
        <w:rPr>
          <w:rFonts w:ascii="Garamond" w:hAnsi="Garamond" w:cs="Didot"/>
          <w:b/>
          <w:bCs/>
          <w:sz w:val="30"/>
          <w:szCs w:val="30"/>
          <w:u w:val="single"/>
        </w:rPr>
        <w:t xml:space="preserve"> </w:t>
      </w:r>
      <w:proofErr w:type="spellStart"/>
      <w:r w:rsidR="003937E3" w:rsidRPr="003937E3">
        <w:rPr>
          <w:rFonts w:ascii="Garamond" w:hAnsi="Garamond" w:cs="Didot"/>
          <w:b/>
          <w:bCs/>
          <w:sz w:val="30"/>
          <w:szCs w:val="30"/>
          <w:u w:val="single"/>
        </w:rPr>
        <w:t>realtime</w:t>
      </w:r>
      <w:proofErr w:type="spellEnd"/>
      <w:r w:rsidR="003937E3" w:rsidRPr="003937E3">
        <w:rPr>
          <w:rFonts w:ascii="Garamond" w:hAnsi="Garamond" w:cs="Didot"/>
          <w:b/>
          <w:bCs/>
          <w:sz w:val="30"/>
          <w:szCs w:val="30"/>
          <w:u w:val="single"/>
        </w:rPr>
        <w:t xml:space="preserve"> updates with Cloud </w:t>
      </w:r>
      <w:proofErr w:type="spellStart"/>
      <w:r w:rsidR="003937E3" w:rsidRPr="003937E3">
        <w:rPr>
          <w:rFonts w:ascii="Garamond" w:hAnsi="Garamond" w:cs="Didot"/>
          <w:b/>
          <w:bCs/>
          <w:sz w:val="30"/>
          <w:szCs w:val="30"/>
          <w:u w:val="single"/>
        </w:rPr>
        <w:t>Fires</w:t>
      </w:r>
      <w:r w:rsidR="00D65207">
        <w:rPr>
          <w:rFonts w:ascii="Garamond" w:hAnsi="Garamond" w:cs="Didot"/>
          <w:b/>
          <w:bCs/>
          <w:sz w:val="30"/>
          <w:szCs w:val="30"/>
          <w:u w:val="single"/>
        </w:rPr>
        <w:t>tore</w:t>
      </w:r>
      <w:proofErr w:type="spellEnd"/>
    </w:p>
    <w:bookmarkEnd w:id="148"/>
    <w:bookmarkEnd w:id="149"/>
    <w:p w14:paraId="6CDC21FF" w14:textId="77777777" w:rsidR="00D57867" w:rsidRPr="00D57867" w:rsidRDefault="00D57867" w:rsidP="00D57867">
      <w:pPr>
        <w:contextualSpacing/>
        <w:jc w:val="both"/>
        <w:rPr>
          <w:rFonts w:ascii="Garamond" w:hAnsi="Garamond"/>
        </w:rPr>
      </w:pPr>
    </w:p>
    <w:bookmarkEnd w:id="146"/>
    <w:bookmarkEnd w:id="147"/>
    <w:p w14:paraId="07FF6D84" w14:textId="77777777" w:rsidR="002C4F29" w:rsidRDefault="00843666" w:rsidP="00843666">
      <w:pPr>
        <w:rPr>
          <w:rFonts w:ascii="Garamond" w:hAnsi="Garamond" w:cs="Didot"/>
          <w:lang w:val="en-AU" w:eastAsia="en-AU"/>
        </w:rPr>
      </w:pPr>
      <w:r w:rsidRPr="00843666">
        <w:rPr>
          <w:rFonts w:ascii="Garamond" w:hAnsi="Garamond" w:cs="Didot"/>
          <w:lang w:val="en-AU" w:eastAsia="en-AU"/>
        </w:rPr>
        <w:t>You can </w:t>
      </w:r>
      <w:r w:rsidRPr="00E608A4">
        <w:rPr>
          <w:rFonts w:ascii="Garamond" w:hAnsi="Garamond" w:cs="Didot"/>
          <w:b/>
          <w:bCs/>
          <w:lang w:val="en-AU" w:eastAsia="en-AU"/>
        </w:rPr>
        <w:t>listen</w:t>
      </w:r>
      <w:r w:rsidRPr="00843666">
        <w:rPr>
          <w:rFonts w:ascii="Garamond" w:hAnsi="Garamond" w:cs="Didot"/>
          <w:lang w:val="en-AU" w:eastAsia="en-AU"/>
        </w:rPr>
        <w:t> to a document with the </w:t>
      </w:r>
      <w:proofErr w:type="spellStart"/>
      <w:proofErr w:type="gramStart"/>
      <w:r w:rsidR="00075B7D" w:rsidRPr="00075B7D">
        <w:rPr>
          <w:rFonts w:ascii="Garamond" w:hAnsi="Garamond" w:cs="Didot"/>
          <w:b/>
          <w:bCs/>
          <w:lang w:val="en-AU" w:eastAsia="en-AU"/>
        </w:rPr>
        <w:t>addSnapshotListener</w:t>
      </w:r>
      <w:proofErr w:type="spellEnd"/>
      <w:r w:rsidRPr="00843666">
        <w:rPr>
          <w:rFonts w:ascii="Garamond" w:hAnsi="Garamond" w:cs="Didot"/>
          <w:b/>
          <w:bCs/>
          <w:lang w:val="en-AU" w:eastAsia="en-AU"/>
        </w:rPr>
        <w:t>(</w:t>
      </w:r>
      <w:proofErr w:type="gramEnd"/>
      <w:r w:rsidRPr="00843666">
        <w:rPr>
          <w:rFonts w:ascii="Garamond" w:hAnsi="Garamond" w:cs="Didot"/>
          <w:b/>
          <w:bCs/>
          <w:lang w:val="en-AU" w:eastAsia="en-AU"/>
        </w:rPr>
        <w:t>)</w:t>
      </w:r>
      <w:r>
        <w:rPr>
          <w:rFonts w:ascii="Garamond" w:hAnsi="Garamond" w:cs="Didot"/>
          <w:lang w:val="en-AU" w:eastAsia="en-AU"/>
        </w:rPr>
        <w:t xml:space="preserve"> </w:t>
      </w:r>
      <w:r w:rsidRPr="00843666">
        <w:rPr>
          <w:rFonts w:ascii="Garamond" w:hAnsi="Garamond" w:cs="Didot"/>
          <w:lang w:val="en-AU" w:eastAsia="en-AU"/>
        </w:rPr>
        <w:t xml:space="preserve">method. An initial call using the </w:t>
      </w:r>
      <w:proofErr w:type="spellStart"/>
      <w:r w:rsidRPr="00843666">
        <w:rPr>
          <w:rFonts w:ascii="Garamond" w:hAnsi="Garamond" w:cs="Didot"/>
          <w:lang w:val="en-AU" w:eastAsia="en-AU"/>
        </w:rPr>
        <w:t>callback</w:t>
      </w:r>
      <w:proofErr w:type="spellEnd"/>
      <w:r w:rsidRPr="00843666">
        <w:rPr>
          <w:rFonts w:ascii="Garamond" w:hAnsi="Garamond" w:cs="Didot"/>
          <w:lang w:val="en-AU" w:eastAsia="en-AU"/>
        </w:rPr>
        <w:t xml:space="preserve"> you provide creates a document snapshot immediately with the current contents of the single document. </w:t>
      </w:r>
    </w:p>
    <w:p w14:paraId="543A7F62" w14:textId="6CA1C163" w:rsidR="002C4F29" w:rsidRDefault="00843666" w:rsidP="00843666">
      <w:pPr>
        <w:rPr>
          <w:rFonts w:ascii="Garamond" w:hAnsi="Garamond" w:cs="Didot"/>
          <w:lang w:val="en-AU" w:eastAsia="en-AU"/>
        </w:rPr>
      </w:pPr>
      <w:r w:rsidRPr="00843666">
        <w:rPr>
          <w:rFonts w:ascii="Garamond" w:hAnsi="Garamond" w:cs="Didot"/>
          <w:lang w:val="en-AU" w:eastAsia="en-AU"/>
        </w:rPr>
        <w:t>Then, each time the contents change, another call updates the document snapshot.</w:t>
      </w:r>
      <w:r w:rsidR="002C4F29">
        <w:rPr>
          <w:rFonts w:ascii="Garamond" w:hAnsi="Garamond" w:cs="Didot"/>
          <w:lang w:val="en-AU" w:eastAsia="en-AU"/>
        </w:rPr>
        <w:t xml:space="preserve"> </w:t>
      </w:r>
      <w:proofErr w:type="gramStart"/>
      <w:r w:rsidR="002C4F29">
        <w:rPr>
          <w:rFonts w:ascii="Garamond" w:hAnsi="Garamond" w:cs="Didot"/>
          <w:lang w:val="en-AU" w:eastAsia="en-AU"/>
        </w:rPr>
        <w:t>Therefore</w:t>
      </w:r>
      <w:proofErr w:type="gramEnd"/>
      <w:r w:rsidR="002C4F29">
        <w:rPr>
          <w:rFonts w:ascii="Garamond" w:hAnsi="Garamond" w:cs="Didot"/>
          <w:lang w:val="en-AU" w:eastAsia="en-AU"/>
        </w:rPr>
        <w:t xml:space="preserve"> in this part we will try to replace the manual update of the getting the project and </w:t>
      </w:r>
      <w:proofErr w:type="spellStart"/>
      <w:r w:rsidR="002C4F29">
        <w:rPr>
          <w:rFonts w:ascii="Garamond" w:hAnsi="Garamond" w:cs="Didot"/>
          <w:lang w:val="en-AU" w:eastAsia="en-AU"/>
        </w:rPr>
        <w:t>todos</w:t>
      </w:r>
      <w:proofErr w:type="spellEnd"/>
      <w:r w:rsidR="002C4F29">
        <w:rPr>
          <w:rFonts w:ascii="Garamond" w:hAnsi="Garamond" w:cs="Didot"/>
          <w:lang w:val="en-AU" w:eastAsia="en-AU"/>
        </w:rPr>
        <w:t xml:space="preserve"> with a dynamic update. We will read the content immediately as soon as it becomes available.</w:t>
      </w:r>
    </w:p>
    <w:p w14:paraId="2C1E87D3" w14:textId="77777777" w:rsidR="004B2CCE" w:rsidRDefault="004B2CCE" w:rsidP="004B2CCE">
      <w:pPr>
        <w:rPr>
          <w:rFonts w:ascii="Garamond" w:hAnsi="Garamond" w:cs="Didot"/>
        </w:rPr>
      </w:pPr>
    </w:p>
    <w:p w14:paraId="1484E4EF" w14:textId="756E862E" w:rsidR="0033390D" w:rsidRPr="004B2CCE" w:rsidRDefault="0033390D" w:rsidP="004B2CCE">
      <w:pPr>
        <w:rPr>
          <w:rFonts w:ascii="Garamond" w:hAnsi="Garamond" w:cs="Didot"/>
        </w:rPr>
      </w:pPr>
      <w:r w:rsidRPr="004B2CCE">
        <w:rPr>
          <w:rFonts w:ascii="Garamond" w:hAnsi="Garamond" w:cs="Didot"/>
        </w:rPr>
        <w:t xml:space="preserve">Open the </w:t>
      </w:r>
      <w:proofErr w:type="spellStart"/>
      <w:r w:rsidR="00745183" w:rsidRPr="004B2CCE">
        <w:rPr>
          <w:rFonts w:ascii="Garamond" w:hAnsi="Garamond" w:cs="Didot"/>
          <w:b/>
          <w:bCs/>
        </w:rPr>
        <w:t>ProjectViewModel</w:t>
      </w:r>
      <w:proofErr w:type="spellEnd"/>
      <w:r w:rsidR="00745183" w:rsidRPr="004B2CCE">
        <w:rPr>
          <w:rFonts w:ascii="Garamond" w:hAnsi="Garamond" w:cs="Didot"/>
          <w:b/>
          <w:bCs/>
        </w:rPr>
        <w:t xml:space="preserve"> </w:t>
      </w:r>
      <w:r w:rsidR="00745183" w:rsidRPr="004B2CCE">
        <w:rPr>
          <w:rFonts w:ascii="Garamond" w:hAnsi="Garamond" w:cs="Didot"/>
        </w:rPr>
        <w:t>and register the following two</w:t>
      </w:r>
      <w:r w:rsidR="004B2CCE" w:rsidRPr="004B2CCE">
        <w:rPr>
          <w:rFonts w:ascii="Garamond" w:hAnsi="Garamond" w:cs="Didot"/>
        </w:rPr>
        <w:t xml:space="preserve"> </w:t>
      </w:r>
      <w:proofErr w:type="gramStart"/>
      <w:r w:rsidR="004B2CCE" w:rsidRPr="004B2CCE">
        <w:rPr>
          <w:rFonts w:ascii="Garamond" w:hAnsi="Garamond" w:cs="Didot"/>
        </w:rPr>
        <w:t xml:space="preserve">listeners </w:t>
      </w:r>
      <w:r w:rsidR="00745183" w:rsidRPr="004B2CCE">
        <w:rPr>
          <w:rFonts w:ascii="Garamond" w:hAnsi="Garamond" w:cs="Didot"/>
        </w:rPr>
        <w:t xml:space="preserve"> </w:t>
      </w:r>
      <w:r w:rsidR="004B2CCE" w:rsidRPr="004B2CCE">
        <w:rPr>
          <w:rFonts w:ascii="Garamond" w:hAnsi="Garamond" w:cs="Didot"/>
        </w:rPr>
        <w:t>[</w:t>
      </w:r>
      <w:proofErr w:type="spellStart"/>
      <w:proofErr w:type="gramEnd"/>
      <w:r w:rsidR="004B2CCE" w:rsidRPr="004B2CCE">
        <w:rPr>
          <w:rFonts w:ascii="Garamond" w:hAnsi="Garamond" w:cs="Didot"/>
          <w:b/>
          <w:bCs/>
        </w:rPr>
        <w:t>registerProjectlistener</w:t>
      </w:r>
      <w:proofErr w:type="spellEnd"/>
      <w:r w:rsidR="004B2CCE" w:rsidRPr="004B2CCE">
        <w:rPr>
          <w:rFonts w:ascii="Garamond" w:hAnsi="Garamond" w:cs="Didot"/>
        </w:rPr>
        <w:t>] [</w:t>
      </w:r>
      <w:proofErr w:type="spellStart"/>
      <w:r w:rsidR="004B2CCE" w:rsidRPr="004B2CCE">
        <w:rPr>
          <w:rFonts w:ascii="Garamond" w:hAnsi="Garamond" w:cs="Didot"/>
          <w:b/>
          <w:bCs/>
        </w:rPr>
        <w:t>registerTodolistener</w:t>
      </w:r>
      <w:proofErr w:type="spellEnd"/>
      <w:r w:rsidR="004B2CCE" w:rsidRPr="004B2CCE">
        <w:rPr>
          <w:rFonts w:ascii="Garamond" w:hAnsi="Garamond" w:cs="Didot"/>
        </w:rPr>
        <w:t>]</w:t>
      </w:r>
    </w:p>
    <w:p w14:paraId="0195B34B" w14:textId="77777777" w:rsidR="007022DC" w:rsidRDefault="007022DC" w:rsidP="004B2CC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33B3"/>
          <w:sz w:val="18"/>
          <w:szCs w:val="18"/>
        </w:rPr>
      </w:pPr>
    </w:p>
    <w:p w14:paraId="61FE5C84" w14:textId="77777777" w:rsidR="007022DC" w:rsidRPr="007022DC" w:rsidRDefault="007022DC" w:rsidP="007022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80808"/>
          <w:sz w:val="18"/>
          <w:szCs w:val="18"/>
        </w:rPr>
      </w:pPr>
      <w:r w:rsidRPr="007022DC">
        <w:rPr>
          <w:rFonts w:ascii="Menlo" w:hAnsi="Menlo" w:cs="Menlo"/>
          <w:color w:val="0033B3"/>
          <w:sz w:val="18"/>
          <w:szCs w:val="18"/>
        </w:rPr>
        <w:t xml:space="preserve">private fun </w:t>
      </w:r>
      <w:proofErr w:type="spellStart"/>
      <w:r w:rsidRPr="007022DC">
        <w:rPr>
          <w:rFonts w:ascii="Menlo" w:hAnsi="Menlo" w:cs="Menlo"/>
          <w:color w:val="00627A"/>
          <w:sz w:val="18"/>
          <w:szCs w:val="18"/>
        </w:rPr>
        <w:t>registerProjectlistener</w:t>
      </w:r>
      <w:proofErr w:type="spellEnd"/>
      <w:r w:rsidRPr="007022DC">
        <w:rPr>
          <w:rFonts w:ascii="Menlo" w:hAnsi="Menlo" w:cs="Menlo"/>
          <w:color w:val="080808"/>
          <w:sz w:val="18"/>
          <w:szCs w:val="18"/>
        </w:rPr>
        <w:t>() {</w:t>
      </w:r>
      <w:r w:rsidRPr="007022DC"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proofErr w:type="spellStart"/>
      <w:r w:rsidRPr="007022DC">
        <w:rPr>
          <w:rFonts w:ascii="Menlo" w:hAnsi="Menlo" w:cs="Menlo"/>
          <w:color w:val="000000"/>
          <w:sz w:val="18"/>
          <w:szCs w:val="18"/>
        </w:rPr>
        <w:t>TodoListRepo</w:t>
      </w:r>
      <w:r w:rsidRPr="007022DC">
        <w:rPr>
          <w:rFonts w:ascii="Menlo" w:hAnsi="Menlo" w:cs="Menlo"/>
          <w:color w:val="080808"/>
          <w:sz w:val="18"/>
          <w:szCs w:val="18"/>
        </w:rPr>
        <w:t>.</w:t>
      </w:r>
      <w:r w:rsidRPr="007022DC">
        <w:rPr>
          <w:rFonts w:ascii="Menlo" w:hAnsi="Menlo" w:cs="Menlo"/>
          <w:color w:val="871094"/>
          <w:sz w:val="18"/>
          <w:szCs w:val="18"/>
        </w:rPr>
        <w:t>projectDocumentsRef</w:t>
      </w:r>
      <w:proofErr w:type="spellEnd"/>
      <w:r w:rsidRPr="007022DC">
        <w:rPr>
          <w:rFonts w:ascii="Menlo" w:hAnsi="Menlo" w:cs="Menlo"/>
          <w:color w:val="871094"/>
          <w:sz w:val="18"/>
          <w:szCs w:val="18"/>
        </w:rPr>
        <w:br/>
        <w:t xml:space="preserve">            </w:t>
      </w:r>
      <w:r w:rsidRPr="007022DC">
        <w:rPr>
          <w:rFonts w:ascii="Menlo" w:hAnsi="Menlo" w:cs="Menlo"/>
          <w:color w:val="080808"/>
          <w:sz w:val="18"/>
          <w:szCs w:val="18"/>
        </w:rPr>
        <w:t>.</w:t>
      </w:r>
      <w:proofErr w:type="spellStart"/>
      <w:r w:rsidRPr="007022DC">
        <w:rPr>
          <w:rFonts w:ascii="Menlo" w:hAnsi="Menlo" w:cs="Menlo"/>
          <w:color w:val="080808"/>
          <w:sz w:val="18"/>
          <w:szCs w:val="18"/>
        </w:rPr>
        <w:t>addSnapshotListener</w:t>
      </w:r>
      <w:proofErr w:type="spellEnd"/>
      <w:r w:rsidRPr="007022DC">
        <w:rPr>
          <w:rFonts w:ascii="Menlo" w:hAnsi="Menlo" w:cs="Menlo"/>
          <w:color w:val="080808"/>
          <w:sz w:val="18"/>
          <w:szCs w:val="18"/>
        </w:rPr>
        <w:t xml:space="preserve"> 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t xml:space="preserve">{ </w:t>
      </w:r>
      <w:r w:rsidRPr="007022DC">
        <w:rPr>
          <w:rFonts w:ascii="Menlo" w:hAnsi="Menlo" w:cs="Menlo"/>
          <w:color w:val="080808"/>
          <w:sz w:val="18"/>
          <w:szCs w:val="18"/>
        </w:rPr>
        <w:t xml:space="preserve">snapshot, e 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t>-&gt;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br/>
        <w:t xml:space="preserve">                </w:t>
      </w:r>
      <w:r w:rsidRPr="007022DC">
        <w:rPr>
          <w:rFonts w:ascii="Menlo" w:hAnsi="Menlo" w:cs="Menlo"/>
          <w:color w:val="0033B3"/>
          <w:sz w:val="18"/>
          <w:szCs w:val="18"/>
        </w:rPr>
        <w:t xml:space="preserve">if </w:t>
      </w:r>
      <w:r w:rsidRPr="007022DC">
        <w:rPr>
          <w:rFonts w:ascii="Menlo" w:hAnsi="Menlo" w:cs="Menlo"/>
          <w:color w:val="080808"/>
          <w:sz w:val="18"/>
          <w:szCs w:val="18"/>
        </w:rPr>
        <w:t xml:space="preserve">(e != </w:t>
      </w:r>
      <w:r w:rsidRPr="007022DC">
        <w:rPr>
          <w:rFonts w:ascii="Menlo" w:hAnsi="Menlo" w:cs="Menlo"/>
          <w:color w:val="0033B3"/>
          <w:sz w:val="18"/>
          <w:szCs w:val="18"/>
        </w:rPr>
        <w:t>null</w:t>
      </w:r>
      <w:r w:rsidRPr="007022DC">
        <w:rPr>
          <w:rFonts w:ascii="Menlo" w:hAnsi="Menlo" w:cs="Menlo"/>
          <w:color w:val="080808"/>
          <w:sz w:val="18"/>
          <w:szCs w:val="18"/>
        </w:rPr>
        <w:t>) {</w:t>
      </w:r>
      <w:r w:rsidRPr="007022DC">
        <w:rPr>
          <w:rFonts w:ascii="Menlo" w:hAnsi="Menlo" w:cs="Menlo"/>
          <w:color w:val="080808"/>
          <w:sz w:val="18"/>
          <w:szCs w:val="18"/>
        </w:rPr>
        <w:br/>
        <w:t xml:space="preserve">                    </w:t>
      </w:r>
      <w:proofErr w:type="spellStart"/>
      <w:r w:rsidRPr="007022DC">
        <w:rPr>
          <w:rFonts w:ascii="Menlo" w:hAnsi="Menlo" w:cs="Menlo"/>
          <w:color w:val="0033B3"/>
          <w:sz w:val="18"/>
          <w:szCs w:val="18"/>
        </w:rPr>
        <w:t>return</w:t>
      </w:r>
      <w:r w:rsidRPr="007022DC">
        <w:rPr>
          <w:rFonts w:ascii="Menlo" w:hAnsi="Menlo" w:cs="Menlo"/>
          <w:color w:val="4A86E8"/>
          <w:sz w:val="18"/>
          <w:szCs w:val="18"/>
        </w:rPr>
        <w:t>@addSnapshotListener</w:t>
      </w:r>
      <w:proofErr w:type="spellEnd"/>
      <w:r w:rsidRPr="007022DC">
        <w:rPr>
          <w:rFonts w:ascii="Menlo" w:hAnsi="Menlo" w:cs="Menlo"/>
          <w:color w:val="4A86E8"/>
          <w:sz w:val="18"/>
          <w:szCs w:val="18"/>
        </w:rPr>
        <w:br/>
        <w:t xml:space="preserve">                </w:t>
      </w:r>
      <w:r w:rsidRPr="007022DC">
        <w:rPr>
          <w:rFonts w:ascii="Menlo" w:hAnsi="Menlo" w:cs="Menlo"/>
          <w:color w:val="080808"/>
          <w:sz w:val="18"/>
          <w:szCs w:val="18"/>
        </w:rPr>
        <w:t>}</w:t>
      </w:r>
      <w:r w:rsidRPr="007022DC">
        <w:rPr>
          <w:rFonts w:ascii="Menlo" w:hAnsi="Menlo" w:cs="Menlo"/>
          <w:color w:val="080808"/>
          <w:sz w:val="18"/>
          <w:szCs w:val="18"/>
        </w:rPr>
        <w:br/>
      </w:r>
      <w:r w:rsidRPr="007022DC">
        <w:rPr>
          <w:rFonts w:ascii="Menlo" w:hAnsi="Menlo" w:cs="Menlo"/>
          <w:i/>
          <w:iCs/>
          <w:color w:val="8C8C8C"/>
          <w:sz w:val="18"/>
          <w:szCs w:val="18"/>
        </w:rPr>
        <w:t xml:space="preserve">//                </w:t>
      </w:r>
      <w:proofErr w:type="spellStart"/>
      <w:r w:rsidRPr="007022DC">
        <w:rPr>
          <w:rFonts w:ascii="Menlo" w:hAnsi="Menlo" w:cs="Menlo"/>
          <w:i/>
          <w:iCs/>
          <w:color w:val="8C8C8C"/>
          <w:sz w:val="18"/>
          <w:szCs w:val="18"/>
        </w:rPr>
        <w:t>val</w:t>
      </w:r>
      <w:proofErr w:type="spellEnd"/>
      <w:r w:rsidRPr="007022DC">
        <w:rPr>
          <w:rFonts w:ascii="Menlo" w:hAnsi="Menlo" w:cs="Menlo"/>
          <w:i/>
          <w:iCs/>
          <w:color w:val="8C8C8C"/>
          <w:sz w:val="18"/>
          <w:szCs w:val="18"/>
        </w:rPr>
        <w:t xml:space="preserve"> </w:t>
      </w:r>
      <w:proofErr w:type="spellStart"/>
      <w:r w:rsidRPr="007022DC">
        <w:rPr>
          <w:rFonts w:ascii="Menlo" w:hAnsi="Menlo" w:cs="Menlo"/>
          <w:i/>
          <w:iCs/>
          <w:color w:val="8C8C8C"/>
          <w:sz w:val="18"/>
          <w:szCs w:val="18"/>
        </w:rPr>
        <w:t>updatedProjects</w:t>
      </w:r>
      <w:proofErr w:type="spellEnd"/>
      <w:r w:rsidRPr="007022DC">
        <w:rPr>
          <w:rFonts w:ascii="Menlo" w:hAnsi="Menlo" w:cs="Menlo"/>
          <w:i/>
          <w:iCs/>
          <w:color w:val="8C8C8C"/>
          <w:sz w:val="18"/>
          <w:szCs w:val="18"/>
        </w:rPr>
        <w:t xml:space="preserve"> = snapshot!!.</w:t>
      </w:r>
      <w:proofErr w:type="spellStart"/>
      <w:r w:rsidRPr="007022DC">
        <w:rPr>
          <w:rFonts w:ascii="Menlo" w:hAnsi="Menlo" w:cs="Menlo"/>
          <w:i/>
          <w:iCs/>
          <w:color w:val="8C8C8C"/>
          <w:sz w:val="18"/>
          <w:szCs w:val="18"/>
        </w:rPr>
        <w:t>toObjects</w:t>
      </w:r>
      <w:proofErr w:type="spellEnd"/>
      <w:r w:rsidRPr="007022DC">
        <w:rPr>
          <w:rFonts w:ascii="Menlo" w:hAnsi="Menlo" w:cs="Menlo"/>
          <w:i/>
          <w:iCs/>
          <w:color w:val="8C8C8C"/>
          <w:sz w:val="18"/>
          <w:szCs w:val="18"/>
        </w:rPr>
        <w:t>(Project::class.java)</w:t>
      </w:r>
      <w:r w:rsidRPr="007022DC">
        <w:rPr>
          <w:rFonts w:ascii="Menlo" w:hAnsi="Menlo" w:cs="Menlo"/>
          <w:i/>
          <w:iCs/>
          <w:color w:val="8C8C8C"/>
          <w:sz w:val="18"/>
          <w:szCs w:val="18"/>
        </w:rPr>
        <w:br/>
      </w:r>
      <w:r w:rsidRPr="007022DC">
        <w:rPr>
          <w:rFonts w:ascii="Menlo" w:hAnsi="Menlo" w:cs="Menlo"/>
          <w:i/>
          <w:iCs/>
          <w:color w:val="8C8C8C"/>
          <w:sz w:val="18"/>
          <w:szCs w:val="18"/>
        </w:rPr>
        <w:br/>
        <w:t xml:space="preserve">                </w:t>
      </w:r>
      <w:proofErr w:type="spellStart"/>
      <w:r w:rsidRPr="007022DC">
        <w:rPr>
          <w:rFonts w:ascii="Menlo" w:hAnsi="Menlo" w:cs="Menlo"/>
          <w:color w:val="0033B3"/>
          <w:sz w:val="18"/>
          <w:szCs w:val="18"/>
        </w:rPr>
        <w:t>val</w:t>
      </w:r>
      <w:proofErr w:type="spellEnd"/>
      <w:r w:rsidRPr="007022DC">
        <w:rPr>
          <w:rFonts w:ascii="Menlo" w:hAnsi="Menlo" w:cs="Menlo"/>
          <w:color w:val="0033B3"/>
          <w:sz w:val="18"/>
          <w:szCs w:val="18"/>
        </w:rPr>
        <w:t xml:space="preserve"> </w:t>
      </w:r>
      <w:proofErr w:type="spellStart"/>
      <w:r w:rsidRPr="007022DC">
        <w:rPr>
          <w:rFonts w:ascii="Menlo" w:hAnsi="Menlo" w:cs="Menlo"/>
          <w:color w:val="000000"/>
          <w:sz w:val="18"/>
          <w:szCs w:val="18"/>
        </w:rPr>
        <w:t>updatedProjectDocuments</w:t>
      </w:r>
      <w:proofErr w:type="spellEnd"/>
      <w:r w:rsidRPr="007022DC">
        <w:rPr>
          <w:rFonts w:ascii="Menlo" w:hAnsi="Menlo" w:cs="Menlo"/>
          <w:color w:val="000000"/>
          <w:sz w:val="18"/>
          <w:szCs w:val="18"/>
        </w:rPr>
        <w:t xml:space="preserve"> </w:t>
      </w:r>
      <w:r w:rsidRPr="007022DC">
        <w:rPr>
          <w:rFonts w:ascii="Menlo" w:hAnsi="Menlo" w:cs="Menlo"/>
          <w:color w:val="080808"/>
          <w:sz w:val="18"/>
          <w:szCs w:val="18"/>
        </w:rPr>
        <w:t xml:space="preserve">= </w:t>
      </w:r>
      <w:proofErr w:type="spellStart"/>
      <w:r w:rsidRPr="007022DC">
        <w:rPr>
          <w:rFonts w:ascii="Menlo" w:hAnsi="Menlo" w:cs="Menlo"/>
          <w:i/>
          <w:iCs/>
          <w:color w:val="00627A"/>
          <w:sz w:val="18"/>
          <w:szCs w:val="18"/>
        </w:rPr>
        <w:t>mutableListOf</w:t>
      </w:r>
      <w:proofErr w:type="spellEnd"/>
      <w:r w:rsidRPr="007022DC">
        <w:rPr>
          <w:rFonts w:ascii="Menlo" w:hAnsi="Menlo" w:cs="Menlo"/>
          <w:color w:val="080808"/>
          <w:sz w:val="18"/>
          <w:szCs w:val="18"/>
        </w:rPr>
        <w:t>&lt;</w:t>
      </w:r>
      <w:r w:rsidRPr="007022DC">
        <w:rPr>
          <w:rFonts w:ascii="Menlo" w:hAnsi="Menlo" w:cs="Menlo"/>
          <w:color w:val="000000"/>
          <w:sz w:val="18"/>
          <w:szCs w:val="18"/>
        </w:rPr>
        <w:t>Project</w:t>
      </w:r>
      <w:r w:rsidRPr="007022DC">
        <w:rPr>
          <w:rFonts w:ascii="Menlo" w:hAnsi="Menlo" w:cs="Menlo"/>
          <w:color w:val="080808"/>
          <w:sz w:val="18"/>
          <w:szCs w:val="18"/>
        </w:rPr>
        <w:t>&gt;()</w:t>
      </w:r>
      <w:r w:rsidRPr="007022DC">
        <w:rPr>
          <w:rFonts w:ascii="Menlo" w:hAnsi="Menlo" w:cs="Menlo"/>
          <w:color w:val="080808"/>
          <w:sz w:val="18"/>
          <w:szCs w:val="18"/>
        </w:rPr>
        <w:br/>
        <w:t xml:space="preserve">                snapshot!!.</w:t>
      </w:r>
      <w:proofErr w:type="spellStart"/>
      <w:r w:rsidRPr="007022DC">
        <w:rPr>
          <w:rFonts w:ascii="Menlo" w:hAnsi="Menlo" w:cs="Menlo"/>
          <w:i/>
          <w:iCs/>
          <w:color w:val="00627A"/>
          <w:sz w:val="18"/>
          <w:szCs w:val="18"/>
        </w:rPr>
        <w:t>forEach</w:t>
      </w:r>
      <w:proofErr w:type="spellEnd"/>
      <w:r w:rsidRPr="007022DC">
        <w:rPr>
          <w:rFonts w:ascii="Menlo" w:hAnsi="Menlo" w:cs="Menlo"/>
          <w:i/>
          <w:iCs/>
          <w:color w:val="00627A"/>
          <w:sz w:val="18"/>
          <w:szCs w:val="18"/>
        </w:rPr>
        <w:t xml:space="preserve"> 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t xml:space="preserve">{ </w:t>
      </w:r>
      <w:r w:rsidRPr="007022DC">
        <w:rPr>
          <w:rFonts w:ascii="Menlo" w:hAnsi="Menlo" w:cs="Menlo"/>
          <w:color w:val="080808"/>
          <w:sz w:val="18"/>
          <w:szCs w:val="18"/>
        </w:rPr>
        <w:t xml:space="preserve">doc 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t>-&gt;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br/>
        <w:t xml:space="preserve">                    </w:t>
      </w:r>
      <w:proofErr w:type="spellStart"/>
      <w:r w:rsidRPr="007022DC">
        <w:rPr>
          <w:rFonts w:ascii="Menlo" w:hAnsi="Menlo" w:cs="Menlo"/>
          <w:color w:val="000000"/>
          <w:sz w:val="18"/>
          <w:szCs w:val="18"/>
        </w:rPr>
        <w:t>Log</w:t>
      </w:r>
      <w:r w:rsidRPr="007022DC">
        <w:rPr>
          <w:rFonts w:ascii="Menlo" w:hAnsi="Menlo" w:cs="Menlo"/>
          <w:color w:val="080808"/>
          <w:sz w:val="18"/>
          <w:szCs w:val="18"/>
        </w:rPr>
        <w:t>.d</w:t>
      </w:r>
      <w:proofErr w:type="spellEnd"/>
      <w:r w:rsidRPr="007022DC">
        <w:rPr>
          <w:rFonts w:ascii="Menlo" w:hAnsi="Menlo" w:cs="Menlo"/>
          <w:color w:val="080808"/>
          <w:sz w:val="18"/>
          <w:szCs w:val="18"/>
        </w:rPr>
        <w:t>(</w:t>
      </w:r>
      <w:r w:rsidRPr="007022DC">
        <w:rPr>
          <w:rFonts w:ascii="Menlo" w:hAnsi="Menlo" w:cs="Menlo"/>
          <w:color w:val="067D17"/>
          <w:sz w:val="18"/>
          <w:szCs w:val="18"/>
        </w:rPr>
        <w:t>"TAG"</w:t>
      </w:r>
      <w:r w:rsidRPr="007022DC">
        <w:rPr>
          <w:rFonts w:ascii="Menlo" w:hAnsi="Menlo" w:cs="Menlo"/>
          <w:color w:val="080808"/>
          <w:sz w:val="18"/>
          <w:szCs w:val="18"/>
        </w:rPr>
        <w:t>, doc.</w:t>
      </w:r>
      <w:r w:rsidRPr="007022DC">
        <w:rPr>
          <w:rFonts w:ascii="Menlo" w:hAnsi="Menlo" w:cs="Menlo"/>
          <w:i/>
          <w:iCs/>
          <w:color w:val="871094"/>
          <w:sz w:val="18"/>
          <w:szCs w:val="18"/>
        </w:rPr>
        <w:t>id</w:t>
      </w:r>
      <w:r w:rsidRPr="007022DC">
        <w:rPr>
          <w:rFonts w:ascii="Menlo" w:hAnsi="Menlo" w:cs="Menlo"/>
          <w:color w:val="080808"/>
          <w:sz w:val="18"/>
          <w:szCs w:val="18"/>
        </w:rPr>
        <w:t>)</w:t>
      </w:r>
      <w:r w:rsidRPr="007022DC">
        <w:rPr>
          <w:rFonts w:ascii="Menlo" w:hAnsi="Menlo" w:cs="Menlo"/>
          <w:color w:val="080808"/>
          <w:sz w:val="18"/>
          <w:szCs w:val="18"/>
        </w:rPr>
        <w:br/>
        <w:t xml:space="preserve">                    </w:t>
      </w:r>
      <w:r w:rsidRPr="007022DC">
        <w:rPr>
          <w:rFonts w:ascii="Menlo" w:hAnsi="Menlo" w:cs="Menlo"/>
          <w:i/>
          <w:iCs/>
          <w:color w:val="00627A"/>
          <w:sz w:val="18"/>
          <w:szCs w:val="18"/>
        </w:rPr>
        <w:t xml:space="preserve">run 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t>{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br/>
        <w:t xml:space="preserve">                        </w:t>
      </w:r>
      <w:proofErr w:type="spellStart"/>
      <w:r w:rsidRPr="007022DC">
        <w:rPr>
          <w:rFonts w:ascii="Menlo" w:hAnsi="Menlo" w:cs="Menlo"/>
          <w:color w:val="0033B3"/>
          <w:sz w:val="18"/>
          <w:szCs w:val="18"/>
        </w:rPr>
        <w:t>val</w:t>
      </w:r>
      <w:proofErr w:type="spellEnd"/>
      <w:r w:rsidRPr="007022DC">
        <w:rPr>
          <w:rFonts w:ascii="Menlo" w:hAnsi="Menlo" w:cs="Menlo"/>
          <w:color w:val="0033B3"/>
          <w:sz w:val="18"/>
          <w:szCs w:val="18"/>
        </w:rPr>
        <w:t xml:space="preserve"> </w:t>
      </w:r>
      <w:r w:rsidRPr="007022DC">
        <w:rPr>
          <w:rFonts w:ascii="Menlo" w:hAnsi="Menlo" w:cs="Menlo"/>
          <w:color w:val="000000"/>
          <w:sz w:val="18"/>
          <w:szCs w:val="18"/>
        </w:rPr>
        <w:t xml:space="preserve">p </w:t>
      </w:r>
      <w:r w:rsidRPr="007022DC">
        <w:rPr>
          <w:rFonts w:ascii="Menlo" w:hAnsi="Menlo" w:cs="Menlo"/>
          <w:color w:val="080808"/>
          <w:sz w:val="18"/>
          <w:szCs w:val="18"/>
        </w:rPr>
        <w:t xml:space="preserve">= </w:t>
      </w:r>
      <w:proofErr w:type="spellStart"/>
      <w:r w:rsidRPr="007022DC">
        <w:rPr>
          <w:rFonts w:ascii="Menlo" w:hAnsi="Menlo" w:cs="Menlo"/>
          <w:color w:val="080808"/>
          <w:sz w:val="18"/>
          <w:szCs w:val="18"/>
        </w:rPr>
        <w:t>doc.toObject</w:t>
      </w:r>
      <w:proofErr w:type="spellEnd"/>
      <w:r w:rsidRPr="007022DC">
        <w:rPr>
          <w:rFonts w:ascii="Menlo" w:hAnsi="Menlo" w:cs="Menlo"/>
          <w:color w:val="080808"/>
          <w:sz w:val="18"/>
          <w:szCs w:val="18"/>
        </w:rPr>
        <w:t>(</w:t>
      </w:r>
      <w:r w:rsidRPr="007022DC">
        <w:rPr>
          <w:rFonts w:ascii="Menlo" w:hAnsi="Menlo" w:cs="Menlo"/>
          <w:color w:val="000000"/>
          <w:sz w:val="18"/>
          <w:szCs w:val="18"/>
        </w:rPr>
        <w:t>Project</w:t>
      </w:r>
      <w:r w:rsidRPr="007022DC">
        <w:rPr>
          <w:rFonts w:ascii="Menlo" w:hAnsi="Menlo" w:cs="Menlo"/>
          <w:color w:val="080808"/>
          <w:sz w:val="18"/>
          <w:szCs w:val="18"/>
        </w:rPr>
        <w:t>::</w:t>
      </w:r>
      <w:r w:rsidRPr="007022DC">
        <w:rPr>
          <w:rFonts w:ascii="Menlo" w:hAnsi="Menlo" w:cs="Menlo"/>
          <w:color w:val="0033B3"/>
          <w:sz w:val="18"/>
          <w:szCs w:val="18"/>
        </w:rPr>
        <w:t>class</w:t>
      </w:r>
      <w:r w:rsidRPr="007022DC">
        <w:rPr>
          <w:rFonts w:ascii="Menlo" w:hAnsi="Menlo" w:cs="Menlo"/>
          <w:color w:val="080808"/>
          <w:sz w:val="18"/>
          <w:szCs w:val="18"/>
        </w:rPr>
        <w:t>.</w:t>
      </w:r>
      <w:r w:rsidRPr="007022DC">
        <w:rPr>
          <w:rFonts w:ascii="Menlo" w:hAnsi="Menlo" w:cs="Menlo"/>
          <w:i/>
          <w:iCs/>
          <w:color w:val="871094"/>
          <w:sz w:val="18"/>
          <w:szCs w:val="18"/>
        </w:rPr>
        <w:t>java</w:t>
      </w:r>
      <w:r w:rsidRPr="007022DC">
        <w:rPr>
          <w:rFonts w:ascii="Menlo" w:hAnsi="Menlo" w:cs="Menlo"/>
          <w:color w:val="080808"/>
          <w:sz w:val="18"/>
          <w:szCs w:val="18"/>
        </w:rPr>
        <w:t>)</w:t>
      </w:r>
      <w:r w:rsidRPr="007022DC">
        <w:rPr>
          <w:rFonts w:ascii="Menlo" w:hAnsi="Menlo" w:cs="Menlo"/>
          <w:color w:val="080808"/>
          <w:sz w:val="18"/>
          <w:szCs w:val="18"/>
        </w:rPr>
        <w:br/>
        <w:t xml:space="preserve">                        </w:t>
      </w:r>
      <w:proofErr w:type="spellStart"/>
      <w:r w:rsidRPr="007022DC">
        <w:rPr>
          <w:rFonts w:ascii="Menlo" w:hAnsi="Menlo" w:cs="Menlo"/>
          <w:color w:val="000000"/>
          <w:sz w:val="18"/>
          <w:szCs w:val="18"/>
        </w:rPr>
        <w:t>p</w:t>
      </w:r>
      <w:r w:rsidRPr="007022DC">
        <w:rPr>
          <w:rFonts w:ascii="Menlo" w:hAnsi="Menlo" w:cs="Menlo"/>
          <w:color w:val="080808"/>
          <w:sz w:val="18"/>
          <w:szCs w:val="18"/>
        </w:rPr>
        <w:t>.</w:t>
      </w:r>
      <w:r w:rsidRPr="007022DC">
        <w:rPr>
          <w:rFonts w:ascii="Menlo" w:hAnsi="Menlo" w:cs="Menlo"/>
          <w:color w:val="871094"/>
          <w:sz w:val="18"/>
          <w:szCs w:val="18"/>
        </w:rPr>
        <w:t>projectId</w:t>
      </w:r>
      <w:proofErr w:type="spellEnd"/>
      <w:r w:rsidRPr="007022DC">
        <w:rPr>
          <w:rFonts w:ascii="Menlo" w:hAnsi="Menlo" w:cs="Menlo"/>
          <w:color w:val="871094"/>
          <w:sz w:val="18"/>
          <w:szCs w:val="18"/>
        </w:rPr>
        <w:t xml:space="preserve"> </w:t>
      </w:r>
      <w:r w:rsidRPr="007022DC">
        <w:rPr>
          <w:rFonts w:ascii="Menlo" w:hAnsi="Menlo" w:cs="Menlo"/>
          <w:color w:val="080808"/>
          <w:sz w:val="18"/>
          <w:szCs w:val="18"/>
        </w:rPr>
        <w:t>= doc.</w:t>
      </w:r>
      <w:r w:rsidRPr="007022DC">
        <w:rPr>
          <w:rFonts w:ascii="Menlo" w:hAnsi="Menlo" w:cs="Menlo"/>
          <w:i/>
          <w:iCs/>
          <w:color w:val="871094"/>
          <w:sz w:val="18"/>
          <w:szCs w:val="18"/>
        </w:rPr>
        <w:t>id</w:t>
      </w:r>
      <w:r w:rsidRPr="007022DC">
        <w:rPr>
          <w:rFonts w:ascii="Menlo" w:hAnsi="Menlo" w:cs="Menlo"/>
          <w:i/>
          <w:iCs/>
          <w:color w:val="871094"/>
          <w:sz w:val="18"/>
          <w:szCs w:val="18"/>
        </w:rPr>
        <w:br/>
        <w:t xml:space="preserve">                        </w:t>
      </w:r>
      <w:proofErr w:type="spellStart"/>
      <w:r w:rsidRPr="007022DC">
        <w:rPr>
          <w:rFonts w:ascii="Menlo" w:hAnsi="Menlo" w:cs="Menlo"/>
          <w:color w:val="000000"/>
          <w:sz w:val="18"/>
          <w:szCs w:val="18"/>
        </w:rPr>
        <w:t>updatedProjectDocuments</w:t>
      </w:r>
      <w:r w:rsidRPr="007022DC">
        <w:rPr>
          <w:rFonts w:ascii="Menlo" w:hAnsi="Menlo" w:cs="Menlo"/>
          <w:color w:val="080808"/>
          <w:sz w:val="18"/>
          <w:szCs w:val="18"/>
        </w:rPr>
        <w:t>.add</w:t>
      </w:r>
      <w:proofErr w:type="spellEnd"/>
      <w:r w:rsidRPr="007022DC">
        <w:rPr>
          <w:rFonts w:ascii="Menlo" w:hAnsi="Menlo" w:cs="Menlo"/>
          <w:color w:val="080808"/>
          <w:sz w:val="18"/>
          <w:szCs w:val="18"/>
        </w:rPr>
        <w:t>(</w:t>
      </w:r>
      <w:r w:rsidRPr="007022DC">
        <w:rPr>
          <w:rFonts w:ascii="Menlo" w:hAnsi="Menlo" w:cs="Menlo"/>
          <w:color w:val="000000"/>
          <w:sz w:val="18"/>
          <w:szCs w:val="18"/>
        </w:rPr>
        <w:t>p</w:t>
      </w:r>
      <w:r w:rsidRPr="007022DC">
        <w:rPr>
          <w:rFonts w:ascii="Menlo" w:hAnsi="Menlo" w:cs="Menlo"/>
          <w:color w:val="080808"/>
          <w:sz w:val="18"/>
          <w:szCs w:val="18"/>
        </w:rPr>
        <w:t>)</w:t>
      </w:r>
      <w:r w:rsidRPr="007022DC">
        <w:rPr>
          <w:rFonts w:ascii="Menlo" w:hAnsi="Menlo" w:cs="Menlo"/>
          <w:color w:val="080808"/>
          <w:sz w:val="18"/>
          <w:szCs w:val="18"/>
        </w:rPr>
        <w:br/>
      </w:r>
      <w:r w:rsidRPr="007022DC">
        <w:rPr>
          <w:rFonts w:ascii="Menlo" w:hAnsi="Menlo" w:cs="Menlo"/>
          <w:color w:val="080808"/>
          <w:sz w:val="18"/>
          <w:szCs w:val="18"/>
        </w:rPr>
        <w:lastRenderedPageBreak/>
        <w:t xml:space="preserve">                    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t>}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br/>
        <w:t xml:space="preserve">                }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br/>
        <w:t xml:space="preserve">                </w:t>
      </w:r>
      <w:r w:rsidRPr="007022DC">
        <w:rPr>
          <w:rFonts w:ascii="Menlo" w:hAnsi="Menlo" w:cs="Menlo"/>
          <w:color w:val="871094"/>
          <w:sz w:val="18"/>
          <w:szCs w:val="18"/>
        </w:rPr>
        <w:t>_</w:t>
      </w:r>
      <w:proofErr w:type="spellStart"/>
      <w:r w:rsidRPr="007022DC">
        <w:rPr>
          <w:rFonts w:ascii="Menlo" w:hAnsi="Menlo" w:cs="Menlo"/>
          <w:color w:val="871094"/>
          <w:sz w:val="18"/>
          <w:szCs w:val="18"/>
        </w:rPr>
        <w:t>projects</w:t>
      </w:r>
      <w:r w:rsidRPr="007022DC">
        <w:rPr>
          <w:rFonts w:ascii="Menlo" w:hAnsi="Menlo" w:cs="Menlo"/>
          <w:color w:val="080808"/>
          <w:sz w:val="18"/>
          <w:szCs w:val="18"/>
        </w:rPr>
        <w:t>.</w:t>
      </w:r>
      <w:r w:rsidRPr="007022DC">
        <w:rPr>
          <w:rFonts w:ascii="Menlo" w:hAnsi="Menlo" w:cs="Menlo"/>
          <w:i/>
          <w:iCs/>
          <w:color w:val="871094"/>
          <w:sz w:val="18"/>
          <w:szCs w:val="18"/>
        </w:rPr>
        <w:t>value</w:t>
      </w:r>
      <w:proofErr w:type="spellEnd"/>
      <w:r w:rsidRPr="007022DC">
        <w:rPr>
          <w:rFonts w:ascii="Menlo" w:hAnsi="Menlo" w:cs="Menlo"/>
          <w:i/>
          <w:iCs/>
          <w:color w:val="871094"/>
          <w:sz w:val="18"/>
          <w:szCs w:val="18"/>
        </w:rPr>
        <w:t xml:space="preserve"> </w:t>
      </w:r>
      <w:r w:rsidRPr="007022DC">
        <w:rPr>
          <w:rFonts w:ascii="Menlo" w:hAnsi="Menlo" w:cs="Menlo"/>
          <w:color w:val="080808"/>
          <w:sz w:val="18"/>
          <w:szCs w:val="18"/>
        </w:rPr>
        <w:t xml:space="preserve">= </w:t>
      </w:r>
      <w:proofErr w:type="spellStart"/>
      <w:r w:rsidRPr="007022DC">
        <w:rPr>
          <w:rFonts w:ascii="Menlo" w:hAnsi="Menlo" w:cs="Menlo"/>
          <w:color w:val="000000"/>
          <w:sz w:val="18"/>
          <w:szCs w:val="18"/>
        </w:rPr>
        <w:t>updatedProjectDocuments</w:t>
      </w:r>
      <w:proofErr w:type="spellEnd"/>
      <w:r w:rsidRPr="007022DC">
        <w:rPr>
          <w:rFonts w:ascii="Menlo" w:hAnsi="Menlo" w:cs="Menlo"/>
          <w:color w:val="000000"/>
          <w:sz w:val="18"/>
          <w:szCs w:val="18"/>
        </w:rPr>
        <w:br/>
      </w:r>
      <w:r w:rsidRPr="007022DC"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t>}</w:t>
      </w:r>
      <w:r w:rsidRPr="007022DC">
        <w:rPr>
          <w:rFonts w:ascii="Menlo" w:hAnsi="Menlo" w:cs="Menlo"/>
          <w:b/>
          <w:bCs/>
          <w:color w:val="080808"/>
          <w:sz w:val="18"/>
          <w:szCs w:val="18"/>
        </w:rPr>
        <w:br/>
        <w:t xml:space="preserve">    </w:t>
      </w:r>
      <w:r w:rsidRPr="007022DC">
        <w:rPr>
          <w:rFonts w:ascii="Menlo" w:hAnsi="Menlo" w:cs="Menlo"/>
          <w:color w:val="080808"/>
          <w:sz w:val="18"/>
          <w:szCs w:val="18"/>
        </w:rPr>
        <w:t>}</w:t>
      </w:r>
    </w:p>
    <w:p w14:paraId="422BCEF5" w14:textId="77777777" w:rsidR="004B2CCE" w:rsidRPr="004B2CCE" w:rsidRDefault="004B2CCE" w:rsidP="004B2CCE">
      <w:pPr>
        <w:pStyle w:val="ListParagraph"/>
        <w:rPr>
          <w:rFonts w:ascii="Garamond" w:hAnsi="Garamond" w:cs="Didot"/>
          <w:sz w:val="18"/>
          <w:szCs w:val="18"/>
        </w:rPr>
      </w:pPr>
    </w:p>
    <w:p w14:paraId="5DC7750C" w14:textId="47E23536" w:rsidR="002C4F29" w:rsidRDefault="002C4F29" w:rsidP="00843666">
      <w:pPr>
        <w:rPr>
          <w:rFonts w:ascii="Garamond" w:hAnsi="Garamond" w:cs="Didot"/>
          <w:lang w:val="en-AU" w:eastAsia="en-AU"/>
        </w:rPr>
      </w:pPr>
    </w:p>
    <w:p w14:paraId="4C202904" w14:textId="279D6878" w:rsidR="002C4F29" w:rsidRDefault="002C4F29" w:rsidP="00843666">
      <w:pPr>
        <w:rPr>
          <w:rFonts w:ascii="Garamond" w:hAnsi="Garamond" w:cs="Didot"/>
          <w:lang w:val="en-AU" w:eastAsia="en-AU"/>
        </w:rPr>
      </w:pPr>
    </w:p>
    <w:p w14:paraId="5CBD9A49" w14:textId="70D4C26D" w:rsidR="00D8742F" w:rsidRDefault="00D8742F" w:rsidP="00843666">
      <w:pPr>
        <w:rPr>
          <w:rFonts w:ascii="Garamond" w:hAnsi="Garamond" w:cs="Didot"/>
          <w:lang w:val="en-AU" w:eastAsia="en-AU"/>
        </w:rPr>
      </w:pPr>
    </w:p>
    <w:p w14:paraId="33DFFEA2" w14:textId="77777777" w:rsidR="00D8742F" w:rsidRPr="00D8742F" w:rsidRDefault="00D8742F" w:rsidP="00D87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80808"/>
          <w:sz w:val="18"/>
          <w:szCs w:val="18"/>
        </w:rPr>
      </w:pPr>
      <w:r w:rsidRPr="00D8742F">
        <w:rPr>
          <w:rFonts w:ascii="Menlo" w:hAnsi="Menlo" w:cs="Menlo"/>
          <w:color w:val="0033B3"/>
          <w:sz w:val="18"/>
          <w:szCs w:val="18"/>
        </w:rPr>
        <w:t xml:space="preserve">private fun </w:t>
      </w:r>
      <w:proofErr w:type="spellStart"/>
      <w:r w:rsidRPr="00D8742F">
        <w:rPr>
          <w:rFonts w:ascii="Menlo" w:hAnsi="Menlo" w:cs="Menlo"/>
          <w:color w:val="00627A"/>
          <w:sz w:val="18"/>
          <w:szCs w:val="18"/>
        </w:rPr>
        <w:t>registerTodolistener</w:t>
      </w:r>
      <w:proofErr w:type="spellEnd"/>
      <w:r w:rsidRPr="00D8742F">
        <w:rPr>
          <w:rFonts w:ascii="Menlo" w:hAnsi="Menlo" w:cs="Menlo"/>
          <w:color w:val="080808"/>
          <w:sz w:val="18"/>
          <w:szCs w:val="18"/>
        </w:rPr>
        <w:t>() {</w:t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proofErr w:type="spellStart"/>
      <w:r w:rsidRPr="00D8742F">
        <w:rPr>
          <w:rFonts w:ascii="Menlo" w:hAnsi="Menlo" w:cs="Menlo"/>
          <w:color w:val="000000"/>
          <w:sz w:val="18"/>
          <w:szCs w:val="18"/>
        </w:rPr>
        <w:t>TodoListRepo</w:t>
      </w:r>
      <w:r w:rsidRPr="00D8742F">
        <w:rPr>
          <w:rFonts w:ascii="Menlo" w:hAnsi="Menlo" w:cs="Menlo"/>
          <w:color w:val="080808"/>
          <w:sz w:val="18"/>
          <w:szCs w:val="18"/>
        </w:rPr>
        <w:t>.</w:t>
      </w:r>
      <w:r w:rsidRPr="00D8742F">
        <w:rPr>
          <w:rFonts w:ascii="Menlo" w:hAnsi="Menlo" w:cs="Menlo"/>
          <w:color w:val="871094"/>
          <w:sz w:val="18"/>
          <w:szCs w:val="18"/>
        </w:rPr>
        <w:t>todoDocumentsRef</w:t>
      </w:r>
      <w:r w:rsidRPr="00D8742F">
        <w:rPr>
          <w:rFonts w:ascii="Menlo" w:hAnsi="Menlo" w:cs="Menlo"/>
          <w:color w:val="080808"/>
          <w:sz w:val="18"/>
          <w:szCs w:val="18"/>
        </w:rPr>
        <w:t>.addSnapshotListener</w:t>
      </w:r>
      <w:proofErr w:type="spellEnd"/>
      <w:r w:rsidRPr="00D8742F">
        <w:rPr>
          <w:rFonts w:ascii="Menlo" w:hAnsi="Menlo" w:cs="Menlo"/>
          <w:color w:val="080808"/>
          <w:sz w:val="18"/>
          <w:szCs w:val="18"/>
        </w:rPr>
        <w:t xml:space="preserve"> </w:t>
      </w:r>
      <w:r w:rsidRPr="00D8742F">
        <w:rPr>
          <w:rFonts w:ascii="Menlo" w:hAnsi="Menlo" w:cs="Menlo"/>
          <w:b/>
          <w:bCs/>
          <w:color w:val="080808"/>
          <w:sz w:val="18"/>
          <w:szCs w:val="18"/>
        </w:rPr>
        <w:t xml:space="preserve">{ 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snapshot, e </w:t>
      </w:r>
      <w:r w:rsidRPr="00D8742F">
        <w:rPr>
          <w:rFonts w:ascii="Menlo" w:hAnsi="Menlo" w:cs="Menlo"/>
          <w:b/>
          <w:bCs/>
          <w:color w:val="080808"/>
          <w:sz w:val="18"/>
          <w:szCs w:val="18"/>
        </w:rPr>
        <w:t>-&gt;</w:t>
      </w:r>
      <w:r w:rsidRPr="00D8742F">
        <w:rPr>
          <w:rFonts w:ascii="Menlo" w:hAnsi="Menlo" w:cs="Menlo"/>
          <w:b/>
          <w:bCs/>
          <w:color w:val="080808"/>
          <w:sz w:val="18"/>
          <w:szCs w:val="18"/>
        </w:rPr>
        <w:br/>
        <w:t xml:space="preserve">        </w:t>
      </w:r>
      <w:r w:rsidRPr="00D8742F">
        <w:rPr>
          <w:rFonts w:ascii="Menlo" w:hAnsi="Menlo" w:cs="Menlo"/>
          <w:color w:val="0033B3"/>
          <w:sz w:val="18"/>
          <w:szCs w:val="18"/>
        </w:rPr>
        <w:t xml:space="preserve">if 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(e != </w:t>
      </w:r>
      <w:r w:rsidRPr="00D8742F">
        <w:rPr>
          <w:rFonts w:ascii="Menlo" w:hAnsi="Menlo" w:cs="Menlo"/>
          <w:color w:val="0033B3"/>
          <w:sz w:val="18"/>
          <w:szCs w:val="18"/>
        </w:rPr>
        <w:t>null</w:t>
      </w:r>
      <w:r w:rsidRPr="00D8742F">
        <w:rPr>
          <w:rFonts w:ascii="Menlo" w:hAnsi="Menlo" w:cs="Menlo"/>
          <w:color w:val="080808"/>
          <w:sz w:val="18"/>
          <w:szCs w:val="18"/>
        </w:rPr>
        <w:t>) {</w:t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        </w:t>
      </w:r>
      <w:proofErr w:type="spellStart"/>
      <w:r w:rsidRPr="00D8742F">
        <w:rPr>
          <w:rFonts w:ascii="Menlo" w:hAnsi="Menlo" w:cs="Menlo"/>
          <w:color w:val="000000"/>
          <w:sz w:val="18"/>
          <w:szCs w:val="18"/>
        </w:rPr>
        <w:t>Log</w:t>
      </w:r>
      <w:r w:rsidRPr="00D8742F">
        <w:rPr>
          <w:rFonts w:ascii="Menlo" w:hAnsi="Menlo" w:cs="Menlo"/>
          <w:color w:val="080808"/>
          <w:sz w:val="18"/>
          <w:szCs w:val="18"/>
        </w:rPr>
        <w:t>.w</w:t>
      </w:r>
      <w:proofErr w:type="spellEnd"/>
      <w:r w:rsidRPr="00D8742F">
        <w:rPr>
          <w:rFonts w:ascii="Menlo" w:hAnsi="Menlo" w:cs="Menlo"/>
          <w:color w:val="080808"/>
          <w:sz w:val="18"/>
          <w:szCs w:val="18"/>
        </w:rPr>
        <w:t>(</w:t>
      </w:r>
      <w:r w:rsidRPr="00D8742F">
        <w:rPr>
          <w:rFonts w:ascii="Menlo" w:hAnsi="Menlo" w:cs="Menlo"/>
          <w:color w:val="871094"/>
          <w:sz w:val="18"/>
          <w:szCs w:val="18"/>
        </w:rPr>
        <w:t>TAG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, </w:t>
      </w:r>
      <w:r w:rsidRPr="00D8742F">
        <w:rPr>
          <w:rFonts w:ascii="Menlo" w:hAnsi="Menlo" w:cs="Menlo"/>
          <w:color w:val="067D17"/>
          <w:sz w:val="18"/>
          <w:szCs w:val="18"/>
        </w:rPr>
        <w:t>"Listen failed."</w:t>
      </w:r>
      <w:r w:rsidRPr="00D8742F">
        <w:rPr>
          <w:rFonts w:ascii="Menlo" w:hAnsi="Menlo" w:cs="Menlo"/>
          <w:color w:val="080808"/>
          <w:sz w:val="18"/>
          <w:szCs w:val="18"/>
        </w:rPr>
        <w:t>, e)</w:t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        </w:t>
      </w:r>
      <w:proofErr w:type="spellStart"/>
      <w:r w:rsidRPr="00D8742F">
        <w:rPr>
          <w:rFonts w:ascii="Menlo" w:hAnsi="Menlo" w:cs="Menlo"/>
          <w:color w:val="0033B3"/>
          <w:sz w:val="18"/>
          <w:szCs w:val="18"/>
        </w:rPr>
        <w:t>return</w:t>
      </w:r>
      <w:r w:rsidRPr="00D8742F">
        <w:rPr>
          <w:rFonts w:ascii="Menlo" w:hAnsi="Menlo" w:cs="Menlo"/>
          <w:color w:val="4A86E8"/>
          <w:sz w:val="18"/>
          <w:szCs w:val="18"/>
        </w:rPr>
        <w:t>@addSnapshotListener</w:t>
      </w:r>
      <w:proofErr w:type="spellEnd"/>
      <w:r w:rsidRPr="00D8742F">
        <w:rPr>
          <w:rFonts w:ascii="Menlo" w:hAnsi="Menlo" w:cs="Menlo"/>
          <w:color w:val="4A86E8"/>
          <w:sz w:val="18"/>
          <w:szCs w:val="18"/>
        </w:rPr>
        <w:br/>
        <w:t xml:space="preserve">        </w:t>
      </w:r>
      <w:r w:rsidRPr="00D8742F">
        <w:rPr>
          <w:rFonts w:ascii="Menlo" w:hAnsi="Menlo" w:cs="Menlo"/>
          <w:color w:val="080808"/>
          <w:sz w:val="18"/>
          <w:szCs w:val="18"/>
        </w:rPr>
        <w:t>}</w:t>
      </w:r>
      <w:r w:rsidRPr="00D8742F">
        <w:rPr>
          <w:rFonts w:ascii="Menlo" w:hAnsi="Menlo" w:cs="Menlo"/>
          <w:color w:val="080808"/>
          <w:sz w:val="18"/>
          <w:szCs w:val="18"/>
        </w:rPr>
        <w:br/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r w:rsidRPr="00D8742F">
        <w:rPr>
          <w:rFonts w:ascii="Menlo" w:hAnsi="Menlo" w:cs="Menlo"/>
          <w:color w:val="0033B3"/>
          <w:sz w:val="18"/>
          <w:szCs w:val="18"/>
        </w:rPr>
        <w:t xml:space="preserve">if </w:t>
      </w:r>
      <w:r w:rsidRPr="00D8742F">
        <w:rPr>
          <w:rFonts w:ascii="Menlo" w:hAnsi="Menlo" w:cs="Menlo"/>
          <w:color w:val="080808"/>
          <w:sz w:val="18"/>
          <w:szCs w:val="18"/>
        </w:rPr>
        <w:t>(</w:t>
      </w:r>
      <w:proofErr w:type="spellStart"/>
      <w:r w:rsidRPr="00D8742F">
        <w:rPr>
          <w:rFonts w:ascii="Menlo" w:hAnsi="Menlo" w:cs="Menlo"/>
          <w:color w:val="871094"/>
          <w:sz w:val="18"/>
          <w:szCs w:val="18"/>
        </w:rPr>
        <w:t>selectedProject</w:t>
      </w:r>
      <w:proofErr w:type="spellEnd"/>
      <w:r w:rsidRPr="00D8742F">
        <w:rPr>
          <w:rFonts w:ascii="Menlo" w:hAnsi="Menlo" w:cs="Menlo"/>
          <w:color w:val="871094"/>
          <w:sz w:val="18"/>
          <w:szCs w:val="18"/>
        </w:rPr>
        <w:t xml:space="preserve"> 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!= </w:t>
      </w:r>
      <w:r w:rsidRPr="00D8742F">
        <w:rPr>
          <w:rFonts w:ascii="Menlo" w:hAnsi="Menlo" w:cs="Menlo"/>
          <w:color w:val="0033B3"/>
          <w:sz w:val="18"/>
          <w:szCs w:val="18"/>
        </w:rPr>
        <w:t>null</w:t>
      </w:r>
      <w:r w:rsidRPr="00D8742F">
        <w:rPr>
          <w:rFonts w:ascii="Menlo" w:hAnsi="Menlo" w:cs="Menlo"/>
          <w:color w:val="080808"/>
          <w:sz w:val="18"/>
          <w:szCs w:val="18"/>
        </w:rPr>
        <w:t>) {</w:t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        </w:t>
      </w:r>
      <w:proofErr w:type="spellStart"/>
      <w:r w:rsidRPr="00D8742F">
        <w:rPr>
          <w:rFonts w:ascii="Menlo" w:hAnsi="Menlo" w:cs="Menlo"/>
          <w:color w:val="0033B3"/>
          <w:sz w:val="18"/>
          <w:szCs w:val="18"/>
        </w:rPr>
        <w:t>val</w:t>
      </w:r>
      <w:proofErr w:type="spellEnd"/>
      <w:r w:rsidRPr="00D8742F">
        <w:rPr>
          <w:rFonts w:ascii="Menlo" w:hAnsi="Menlo" w:cs="Menlo"/>
          <w:color w:val="0033B3"/>
          <w:sz w:val="18"/>
          <w:szCs w:val="18"/>
        </w:rPr>
        <w:t xml:space="preserve"> </w:t>
      </w:r>
      <w:proofErr w:type="spellStart"/>
      <w:r w:rsidRPr="00D8742F">
        <w:rPr>
          <w:rFonts w:ascii="Menlo" w:hAnsi="Menlo" w:cs="Menlo"/>
          <w:color w:val="000000"/>
          <w:sz w:val="18"/>
          <w:szCs w:val="18"/>
        </w:rPr>
        <w:t>updatedTodoList</w:t>
      </w:r>
      <w:proofErr w:type="spellEnd"/>
      <w:r w:rsidRPr="00D8742F">
        <w:rPr>
          <w:rFonts w:ascii="Menlo" w:hAnsi="Menlo" w:cs="Menlo"/>
          <w:color w:val="000000"/>
          <w:sz w:val="18"/>
          <w:szCs w:val="18"/>
        </w:rPr>
        <w:t xml:space="preserve"> </w:t>
      </w:r>
      <w:r w:rsidRPr="00D8742F">
        <w:rPr>
          <w:rFonts w:ascii="Menlo" w:hAnsi="Menlo" w:cs="Menlo"/>
          <w:color w:val="080808"/>
          <w:sz w:val="18"/>
          <w:szCs w:val="18"/>
        </w:rPr>
        <w:t>= snapshot!!.</w:t>
      </w:r>
      <w:proofErr w:type="spellStart"/>
      <w:r w:rsidRPr="00D8742F">
        <w:rPr>
          <w:rFonts w:ascii="Menlo" w:hAnsi="Menlo" w:cs="Menlo"/>
          <w:color w:val="080808"/>
          <w:sz w:val="18"/>
          <w:szCs w:val="18"/>
        </w:rPr>
        <w:t>toObjects</w:t>
      </w:r>
      <w:proofErr w:type="spellEnd"/>
      <w:r w:rsidRPr="00D8742F">
        <w:rPr>
          <w:rFonts w:ascii="Menlo" w:hAnsi="Menlo" w:cs="Menlo"/>
          <w:color w:val="080808"/>
          <w:sz w:val="18"/>
          <w:szCs w:val="18"/>
        </w:rPr>
        <w:t>(</w:t>
      </w:r>
      <w:proofErr w:type="spellStart"/>
      <w:r w:rsidRPr="00D8742F">
        <w:rPr>
          <w:rFonts w:ascii="Menlo" w:hAnsi="Menlo" w:cs="Menlo"/>
          <w:color w:val="000000"/>
          <w:sz w:val="18"/>
          <w:szCs w:val="18"/>
        </w:rPr>
        <w:t>Todo</w:t>
      </w:r>
      <w:proofErr w:type="spellEnd"/>
      <w:r w:rsidRPr="00D8742F">
        <w:rPr>
          <w:rFonts w:ascii="Menlo" w:hAnsi="Menlo" w:cs="Menlo"/>
          <w:color w:val="080808"/>
          <w:sz w:val="18"/>
          <w:szCs w:val="18"/>
        </w:rPr>
        <w:t>::</w:t>
      </w:r>
      <w:r w:rsidRPr="00D8742F">
        <w:rPr>
          <w:rFonts w:ascii="Menlo" w:hAnsi="Menlo" w:cs="Menlo"/>
          <w:color w:val="0033B3"/>
          <w:sz w:val="18"/>
          <w:szCs w:val="18"/>
        </w:rPr>
        <w:t>class</w:t>
      </w:r>
      <w:r w:rsidRPr="00D8742F">
        <w:rPr>
          <w:rFonts w:ascii="Menlo" w:hAnsi="Menlo" w:cs="Menlo"/>
          <w:color w:val="080808"/>
          <w:sz w:val="18"/>
          <w:szCs w:val="18"/>
        </w:rPr>
        <w:t>.</w:t>
      </w:r>
      <w:r w:rsidRPr="00D8742F">
        <w:rPr>
          <w:rFonts w:ascii="Menlo" w:hAnsi="Menlo" w:cs="Menlo"/>
          <w:i/>
          <w:iCs/>
          <w:color w:val="871094"/>
          <w:sz w:val="18"/>
          <w:szCs w:val="18"/>
        </w:rPr>
        <w:t>java</w:t>
      </w:r>
      <w:r w:rsidRPr="00D8742F">
        <w:rPr>
          <w:rFonts w:ascii="Menlo" w:hAnsi="Menlo" w:cs="Menlo"/>
          <w:color w:val="080808"/>
          <w:sz w:val="18"/>
          <w:szCs w:val="18"/>
        </w:rPr>
        <w:t>)</w:t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        </w:t>
      </w:r>
      <w:r w:rsidRPr="00D8742F">
        <w:rPr>
          <w:rFonts w:ascii="Menlo" w:hAnsi="Menlo" w:cs="Menlo"/>
          <w:color w:val="871094"/>
          <w:sz w:val="18"/>
          <w:szCs w:val="18"/>
        </w:rPr>
        <w:t>_</w:t>
      </w:r>
      <w:proofErr w:type="spellStart"/>
      <w:r w:rsidRPr="00D8742F">
        <w:rPr>
          <w:rFonts w:ascii="Menlo" w:hAnsi="Menlo" w:cs="Menlo"/>
          <w:color w:val="871094"/>
          <w:sz w:val="18"/>
          <w:szCs w:val="18"/>
        </w:rPr>
        <w:t>todos</w:t>
      </w:r>
      <w:r w:rsidRPr="00D8742F">
        <w:rPr>
          <w:rFonts w:ascii="Menlo" w:hAnsi="Menlo" w:cs="Menlo"/>
          <w:color w:val="080808"/>
          <w:sz w:val="18"/>
          <w:szCs w:val="18"/>
        </w:rPr>
        <w:t>.</w:t>
      </w:r>
      <w:r w:rsidRPr="00D8742F">
        <w:rPr>
          <w:rFonts w:ascii="Menlo" w:hAnsi="Menlo" w:cs="Menlo"/>
          <w:i/>
          <w:iCs/>
          <w:color w:val="871094"/>
          <w:sz w:val="18"/>
          <w:szCs w:val="18"/>
        </w:rPr>
        <w:t>value</w:t>
      </w:r>
      <w:proofErr w:type="spellEnd"/>
      <w:r w:rsidRPr="00D8742F">
        <w:rPr>
          <w:rFonts w:ascii="Menlo" w:hAnsi="Menlo" w:cs="Menlo"/>
          <w:i/>
          <w:iCs/>
          <w:color w:val="871094"/>
          <w:sz w:val="18"/>
          <w:szCs w:val="18"/>
        </w:rPr>
        <w:t xml:space="preserve"> 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= </w:t>
      </w:r>
      <w:proofErr w:type="spellStart"/>
      <w:r w:rsidRPr="00D8742F">
        <w:rPr>
          <w:rFonts w:ascii="Menlo" w:hAnsi="Menlo" w:cs="Menlo"/>
          <w:color w:val="000000"/>
          <w:sz w:val="18"/>
          <w:szCs w:val="18"/>
        </w:rPr>
        <w:t>updatedTodoList</w:t>
      </w:r>
      <w:r w:rsidRPr="00D8742F">
        <w:rPr>
          <w:rFonts w:ascii="Menlo" w:hAnsi="Menlo" w:cs="Menlo"/>
          <w:color w:val="080808"/>
          <w:sz w:val="18"/>
          <w:szCs w:val="18"/>
        </w:rPr>
        <w:t>.</w:t>
      </w:r>
      <w:r w:rsidRPr="00D8742F">
        <w:rPr>
          <w:rFonts w:ascii="Menlo" w:hAnsi="Menlo" w:cs="Menlo"/>
          <w:i/>
          <w:iCs/>
          <w:color w:val="00627A"/>
          <w:sz w:val="18"/>
          <w:szCs w:val="18"/>
        </w:rPr>
        <w:t>filter</w:t>
      </w:r>
      <w:proofErr w:type="spellEnd"/>
      <w:r w:rsidRPr="00D8742F">
        <w:rPr>
          <w:rFonts w:ascii="Menlo" w:hAnsi="Menlo" w:cs="Menlo"/>
          <w:i/>
          <w:iCs/>
          <w:color w:val="00627A"/>
          <w:sz w:val="18"/>
          <w:szCs w:val="18"/>
        </w:rPr>
        <w:t xml:space="preserve"> </w:t>
      </w:r>
      <w:r w:rsidRPr="00D8742F">
        <w:rPr>
          <w:rFonts w:ascii="Menlo" w:hAnsi="Menlo" w:cs="Menlo"/>
          <w:b/>
          <w:bCs/>
          <w:color w:val="080808"/>
          <w:sz w:val="18"/>
          <w:szCs w:val="18"/>
        </w:rPr>
        <w:t xml:space="preserve">{ </w:t>
      </w:r>
      <w:proofErr w:type="spellStart"/>
      <w:r w:rsidRPr="00D8742F">
        <w:rPr>
          <w:rFonts w:ascii="Menlo" w:hAnsi="Menlo" w:cs="Menlo"/>
          <w:b/>
          <w:bCs/>
          <w:color w:val="080808"/>
          <w:sz w:val="18"/>
          <w:szCs w:val="18"/>
        </w:rPr>
        <w:t>it</w:t>
      </w:r>
      <w:r w:rsidRPr="00D8742F">
        <w:rPr>
          <w:rFonts w:ascii="Menlo" w:hAnsi="Menlo" w:cs="Menlo"/>
          <w:color w:val="080808"/>
          <w:sz w:val="18"/>
          <w:szCs w:val="18"/>
        </w:rPr>
        <w:t>.</w:t>
      </w:r>
      <w:r w:rsidRPr="00D8742F">
        <w:rPr>
          <w:rFonts w:ascii="Menlo" w:hAnsi="Menlo" w:cs="Menlo"/>
          <w:color w:val="871094"/>
          <w:sz w:val="18"/>
          <w:szCs w:val="18"/>
        </w:rPr>
        <w:t>projectId</w:t>
      </w:r>
      <w:proofErr w:type="spellEnd"/>
      <w:r w:rsidRPr="00D8742F">
        <w:rPr>
          <w:rFonts w:ascii="Menlo" w:hAnsi="Menlo" w:cs="Menlo"/>
          <w:color w:val="871094"/>
          <w:sz w:val="18"/>
          <w:szCs w:val="18"/>
        </w:rPr>
        <w:t xml:space="preserve"> 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== </w:t>
      </w:r>
      <w:proofErr w:type="spellStart"/>
      <w:r w:rsidRPr="00D8742F">
        <w:rPr>
          <w:rFonts w:ascii="Menlo" w:hAnsi="Menlo" w:cs="Menlo"/>
          <w:color w:val="871094"/>
          <w:sz w:val="18"/>
          <w:szCs w:val="18"/>
        </w:rPr>
        <w:t>selectedProject</w:t>
      </w:r>
      <w:proofErr w:type="spellEnd"/>
      <w:r w:rsidRPr="00D8742F">
        <w:rPr>
          <w:rFonts w:ascii="Menlo" w:hAnsi="Menlo" w:cs="Menlo"/>
          <w:color w:val="080808"/>
          <w:sz w:val="18"/>
          <w:szCs w:val="18"/>
        </w:rPr>
        <w:t>?.</w:t>
      </w:r>
      <w:proofErr w:type="spellStart"/>
      <w:r w:rsidRPr="00D8742F">
        <w:rPr>
          <w:rFonts w:ascii="Menlo" w:hAnsi="Menlo" w:cs="Menlo"/>
          <w:color w:val="871094"/>
          <w:sz w:val="18"/>
          <w:szCs w:val="18"/>
        </w:rPr>
        <w:t>projectId</w:t>
      </w:r>
      <w:proofErr w:type="spellEnd"/>
      <w:r w:rsidRPr="00D8742F">
        <w:rPr>
          <w:rFonts w:ascii="Menlo" w:hAnsi="Menlo" w:cs="Menlo"/>
          <w:color w:val="871094"/>
          <w:sz w:val="18"/>
          <w:szCs w:val="18"/>
        </w:rPr>
        <w:t xml:space="preserve"> </w:t>
      </w:r>
      <w:r w:rsidRPr="00D8742F">
        <w:rPr>
          <w:rFonts w:ascii="Menlo" w:hAnsi="Menlo" w:cs="Menlo"/>
          <w:b/>
          <w:bCs/>
          <w:color w:val="080808"/>
          <w:sz w:val="18"/>
          <w:szCs w:val="18"/>
        </w:rPr>
        <w:t>}</w:t>
      </w:r>
      <w:r w:rsidRPr="00D8742F">
        <w:rPr>
          <w:rFonts w:ascii="Menlo" w:hAnsi="Menlo" w:cs="Menlo"/>
          <w:b/>
          <w:bCs/>
          <w:color w:val="080808"/>
          <w:sz w:val="18"/>
          <w:szCs w:val="18"/>
        </w:rPr>
        <w:br/>
        <w:t xml:space="preserve">        </w:t>
      </w:r>
      <w:r w:rsidRPr="00D8742F">
        <w:rPr>
          <w:rFonts w:ascii="Menlo" w:hAnsi="Menlo" w:cs="Menlo"/>
          <w:color w:val="080808"/>
          <w:sz w:val="18"/>
          <w:szCs w:val="18"/>
        </w:rPr>
        <w:t>}</w:t>
      </w:r>
      <w:r w:rsidRPr="00D8742F">
        <w:rPr>
          <w:rFonts w:ascii="Menlo" w:hAnsi="Menlo" w:cs="Menlo"/>
          <w:color w:val="080808"/>
          <w:sz w:val="18"/>
          <w:szCs w:val="18"/>
        </w:rPr>
        <w:br/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    </w:t>
      </w:r>
      <w:proofErr w:type="spellStart"/>
      <w:r w:rsidRPr="00D8742F">
        <w:rPr>
          <w:rFonts w:ascii="Menlo" w:hAnsi="Menlo" w:cs="Menlo"/>
          <w:color w:val="0033B3"/>
          <w:sz w:val="18"/>
          <w:szCs w:val="18"/>
        </w:rPr>
        <w:t>val</w:t>
      </w:r>
      <w:proofErr w:type="spellEnd"/>
      <w:r w:rsidRPr="00D8742F">
        <w:rPr>
          <w:rFonts w:ascii="Menlo" w:hAnsi="Menlo" w:cs="Menlo"/>
          <w:color w:val="0033B3"/>
          <w:sz w:val="18"/>
          <w:szCs w:val="18"/>
        </w:rPr>
        <w:t xml:space="preserve"> </w:t>
      </w:r>
      <w:r w:rsidRPr="00D8742F">
        <w:rPr>
          <w:rFonts w:ascii="Menlo" w:hAnsi="Menlo" w:cs="Menlo"/>
          <w:color w:val="000000"/>
          <w:sz w:val="18"/>
          <w:szCs w:val="18"/>
        </w:rPr>
        <w:t xml:space="preserve">source 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= </w:t>
      </w:r>
      <w:r w:rsidRPr="00D8742F">
        <w:rPr>
          <w:rFonts w:ascii="Menlo" w:hAnsi="Menlo" w:cs="Menlo"/>
          <w:color w:val="0033B3"/>
          <w:sz w:val="18"/>
          <w:szCs w:val="18"/>
        </w:rPr>
        <w:t xml:space="preserve">if 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(snapshot != </w:t>
      </w:r>
      <w:r w:rsidRPr="00D8742F">
        <w:rPr>
          <w:rFonts w:ascii="Menlo" w:hAnsi="Menlo" w:cs="Menlo"/>
          <w:color w:val="0033B3"/>
          <w:sz w:val="18"/>
          <w:szCs w:val="18"/>
        </w:rPr>
        <w:t xml:space="preserve">null 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&amp;&amp; </w:t>
      </w:r>
      <w:proofErr w:type="spellStart"/>
      <w:r w:rsidRPr="00D8742F">
        <w:rPr>
          <w:rFonts w:ascii="Menlo" w:hAnsi="Menlo" w:cs="Menlo"/>
          <w:color w:val="080808"/>
          <w:sz w:val="18"/>
          <w:szCs w:val="18"/>
          <w:shd w:val="clear" w:color="auto" w:fill="DBFFDB"/>
        </w:rPr>
        <w:t>snapshot</w:t>
      </w:r>
      <w:r w:rsidRPr="00D8742F">
        <w:rPr>
          <w:rFonts w:ascii="Menlo" w:hAnsi="Menlo" w:cs="Menlo"/>
          <w:color w:val="080808"/>
          <w:sz w:val="18"/>
          <w:szCs w:val="18"/>
        </w:rPr>
        <w:t>.</w:t>
      </w:r>
      <w:r w:rsidRPr="00D8742F">
        <w:rPr>
          <w:rFonts w:ascii="Menlo" w:hAnsi="Menlo" w:cs="Menlo"/>
          <w:i/>
          <w:iCs/>
          <w:color w:val="871094"/>
          <w:sz w:val="18"/>
          <w:szCs w:val="18"/>
        </w:rPr>
        <w:t>metadata</w:t>
      </w:r>
      <w:r w:rsidRPr="00D8742F">
        <w:rPr>
          <w:rFonts w:ascii="Menlo" w:hAnsi="Menlo" w:cs="Menlo"/>
          <w:color w:val="080808"/>
          <w:sz w:val="18"/>
          <w:szCs w:val="18"/>
        </w:rPr>
        <w:t>.hasPendingWrites</w:t>
      </w:r>
      <w:proofErr w:type="spellEnd"/>
      <w:r w:rsidRPr="00D8742F">
        <w:rPr>
          <w:rFonts w:ascii="Menlo" w:hAnsi="Menlo" w:cs="Menlo"/>
          <w:color w:val="080808"/>
          <w:sz w:val="18"/>
          <w:szCs w:val="18"/>
        </w:rPr>
        <w:t>())</w:t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        </w:t>
      </w:r>
      <w:r w:rsidRPr="00D8742F">
        <w:rPr>
          <w:rFonts w:ascii="Menlo" w:hAnsi="Menlo" w:cs="Menlo"/>
          <w:color w:val="067D17"/>
          <w:sz w:val="18"/>
          <w:szCs w:val="18"/>
        </w:rPr>
        <w:t>"Local"</w:t>
      </w:r>
      <w:r w:rsidRPr="00D8742F">
        <w:rPr>
          <w:rFonts w:ascii="Menlo" w:hAnsi="Menlo" w:cs="Menlo"/>
          <w:color w:val="067D17"/>
          <w:sz w:val="18"/>
          <w:szCs w:val="18"/>
        </w:rPr>
        <w:br/>
        <w:t xml:space="preserve">        </w:t>
      </w:r>
      <w:r w:rsidRPr="00D8742F">
        <w:rPr>
          <w:rFonts w:ascii="Menlo" w:hAnsi="Menlo" w:cs="Menlo"/>
          <w:color w:val="0033B3"/>
          <w:sz w:val="18"/>
          <w:szCs w:val="18"/>
        </w:rPr>
        <w:t>else</w:t>
      </w:r>
      <w:r w:rsidRPr="00D8742F">
        <w:rPr>
          <w:rFonts w:ascii="Menlo" w:hAnsi="Menlo" w:cs="Menlo"/>
          <w:color w:val="0033B3"/>
          <w:sz w:val="18"/>
          <w:szCs w:val="18"/>
        </w:rPr>
        <w:br/>
        <w:t xml:space="preserve">            </w:t>
      </w:r>
      <w:r w:rsidRPr="00D8742F">
        <w:rPr>
          <w:rFonts w:ascii="Menlo" w:hAnsi="Menlo" w:cs="Menlo"/>
          <w:color w:val="067D17"/>
          <w:sz w:val="18"/>
          <w:szCs w:val="18"/>
        </w:rPr>
        <w:t>"Server"</w:t>
      </w:r>
      <w:r w:rsidRPr="00D8742F">
        <w:rPr>
          <w:rFonts w:ascii="Menlo" w:hAnsi="Menlo" w:cs="Menlo"/>
          <w:color w:val="067D17"/>
          <w:sz w:val="18"/>
          <w:szCs w:val="18"/>
        </w:rPr>
        <w:br/>
      </w:r>
      <w:r w:rsidRPr="00D8742F">
        <w:rPr>
          <w:rFonts w:ascii="Menlo" w:hAnsi="Menlo" w:cs="Menlo"/>
          <w:color w:val="067D17"/>
          <w:sz w:val="18"/>
          <w:szCs w:val="18"/>
        </w:rPr>
        <w:br/>
        <w:t xml:space="preserve">        </w:t>
      </w:r>
      <w:r w:rsidRPr="00D8742F">
        <w:rPr>
          <w:rFonts w:ascii="Menlo" w:hAnsi="Menlo" w:cs="Menlo"/>
          <w:color w:val="0033B3"/>
          <w:sz w:val="18"/>
          <w:szCs w:val="18"/>
        </w:rPr>
        <w:t xml:space="preserve">if 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(snapshot != </w:t>
      </w:r>
      <w:r w:rsidRPr="00D8742F">
        <w:rPr>
          <w:rFonts w:ascii="Menlo" w:hAnsi="Menlo" w:cs="Menlo"/>
          <w:color w:val="0033B3"/>
          <w:sz w:val="18"/>
          <w:szCs w:val="18"/>
        </w:rPr>
        <w:t xml:space="preserve">null </w:t>
      </w:r>
      <w:r w:rsidRPr="00D8742F">
        <w:rPr>
          <w:rFonts w:ascii="Menlo" w:hAnsi="Menlo" w:cs="Menlo"/>
          <w:color w:val="080808"/>
          <w:sz w:val="18"/>
          <w:szCs w:val="18"/>
        </w:rPr>
        <w:t>&amp;&amp; !</w:t>
      </w:r>
      <w:proofErr w:type="spellStart"/>
      <w:r w:rsidRPr="00D8742F">
        <w:rPr>
          <w:rFonts w:ascii="Menlo" w:hAnsi="Menlo" w:cs="Menlo"/>
          <w:color w:val="080808"/>
          <w:sz w:val="18"/>
          <w:szCs w:val="18"/>
          <w:shd w:val="clear" w:color="auto" w:fill="DBFFDB"/>
        </w:rPr>
        <w:t>snapshot</w:t>
      </w:r>
      <w:r w:rsidRPr="00D8742F">
        <w:rPr>
          <w:rFonts w:ascii="Menlo" w:hAnsi="Menlo" w:cs="Menlo"/>
          <w:color w:val="080808"/>
          <w:sz w:val="18"/>
          <w:szCs w:val="18"/>
        </w:rPr>
        <w:t>.</w:t>
      </w:r>
      <w:r w:rsidRPr="00D8742F">
        <w:rPr>
          <w:rFonts w:ascii="Menlo" w:hAnsi="Menlo" w:cs="Menlo"/>
          <w:i/>
          <w:iCs/>
          <w:color w:val="871094"/>
          <w:sz w:val="18"/>
          <w:szCs w:val="18"/>
        </w:rPr>
        <w:t>isEmpty</w:t>
      </w:r>
      <w:proofErr w:type="spellEnd"/>
      <w:r w:rsidRPr="00D8742F">
        <w:rPr>
          <w:rFonts w:ascii="Menlo" w:hAnsi="Menlo" w:cs="Menlo"/>
          <w:color w:val="080808"/>
          <w:sz w:val="18"/>
          <w:szCs w:val="18"/>
        </w:rPr>
        <w:t>) {</w:t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        </w:t>
      </w:r>
      <w:proofErr w:type="spellStart"/>
      <w:r w:rsidRPr="00D8742F">
        <w:rPr>
          <w:rFonts w:ascii="Menlo" w:hAnsi="Menlo" w:cs="Menlo"/>
          <w:color w:val="000000"/>
          <w:sz w:val="18"/>
          <w:szCs w:val="18"/>
        </w:rPr>
        <w:t>Log</w:t>
      </w:r>
      <w:r w:rsidRPr="00D8742F">
        <w:rPr>
          <w:rFonts w:ascii="Menlo" w:hAnsi="Menlo" w:cs="Menlo"/>
          <w:color w:val="080808"/>
          <w:sz w:val="18"/>
          <w:szCs w:val="18"/>
        </w:rPr>
        <w:t>.d</w:t>
      </w:r>
      <w:proofErr w:type="spellEnd"/>
      <w:r w:rsidRPr="00D8742F">
        <w:rPr>
          <w:rFonts w:ascii="Menlo" w:hAnsi="Menlo" w:cs="Menlo"/>
          <w:color w:val="080808"/>
          <w:sz w:val="18"/>
          <w:szCs w:val="18"/>
        </w:rPr>
        <w:t>(</w:t>
      </w:r>
      <w:r w:rsidRPr="00D8742F">
        <w:rPr>
          <w:rFonts w:ascii="Menlo" w:hAnsi="Menlo" w:cs="Menlo"/>
          <w:color w:val="871094"/>
          <w:sz w:val="18"/>
          <w:szCs w:val="18"/>
        </w:rPr>
        <w:t>TAG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, </w:t>
      </w:r>
      <w:r w:rsidRPr="00D8742F">
        <w:rPr>
          <w:rFonts w:ascii="Menlo" w:hAnsi="Menlo" w:cs="Menlo"/>
          <w:color w:val="067D17"/>
          <w:sz w:val="18"/>
          <w:szCs w:val="18"/>
        </w:rPr>
        <w:t>"</w:t>
      </w:r>
      <w:r w:rsidRPr="00D8742F">
        <w:rPr>
          <w:rFonts w:ascii="Menlo" w:hAnsi="Menlo" w:cs="Menlo"/>
          <w:color w:val="0037A6"/>
          <w:sz w:val="18"/>
          <w:szCs w:val="18"/>
        </w:rPr>
        <w:t>$</w:t>
      </w:r>
      <w:r w:rsidRPr="00D8742F">
        <w:rPr>
          <w:rFonts w:ascii="Menlo" w:hAnsi="Menlo" w:cs="Menlo"/>
          <w:color w:val="000000"/>
          <w:sz w:val="18"/>
          <w:szCs w:val="18"/>
        </w:rPr>
        <w:t>source</w:t>
      </w:r>
      <w:r w:rsidRPr="00D8742F">
        <w:rPr>
          <w:rFonts w:ascii="Menlo" w:hAnsi="Menlo" w:cs="Menlo"/>
          <w:color w:val="067D17"/>
          <w:sz w:val="18"/>
          <w:szCs w:val="18"/>
        </w:rPr>
        <w:t xml:space="preserve"> data: </w:t>
      </w:r>
      <w:r w:rsidRPr="00D8742F">
        <w:rPr>
          <w:rFonts w:ascii="Menlo" w:hAnsi="Menlo" w:cs="Menlo"/>
          <w:color w:val="0037A6"/>
          <w:sz w:val="18"/>
          <w:szCs w:val="18"/>
        </w:rPr>
        <w:t>${</w:t>
      </w:r>
      <w:proofErr w:type="spellStart"/>
      <w:r w:rsidRPr="00D8742F">
        <w:rPr>
          <w:rFonts w:ascii="Menlo" w:hAnsi="Menlo" w:cs="Menlo"/>
          <w:color w:val="080808"/>
          <w:sz w:val="18"/>
          <w:szCs w:val="18"/>
          <w:shd w:val="clear" w:color="auto" w:fill="DBFFDB"/>
        </w:rPr>
        <w:t>snapshot</w:t>
      </w:r>
      <w:r w:rsidRPr="00D8742F">
        <w:rPr>
          <w:rFonts w:ascii="Menlo" w:hAnsi="Menlo" w:cs="Menlo"/>
          <w:color w:val="080808"/>
          <w:sz w:val="18"/>
          <w:szCs w:val="18"/>
        </w:rPr>
        <w:t>.</w:t>
      </w:r>
      <w:r w:rsidRPr="00D8742F">
        <w:rPr>
          <w:rFonts w:ascii="Menlo" w:hAnsi="Menlo" w:cs="Menlo"/>
          <w:i/>
          <w:iCs/>
          <w:color w:val="871094"/>
          <w:sz w:val="18"/>
          <w:szCs w:val="18"/>
        </w:rPr>
        <w:t>documents</w:t>
      </w:r>
      <w:proofErr w:type="spellEnd"/>
      <w:r w:rsidRPr="00D8742F">
        <w:rPr>
          <w:rFonts w:ascii="Menlo" w:hAnsi="Menlo" w:cs="Menlo"/>
          <w:color w:val="0037A6"/>
          <w:sz w:val="18"/>
          <w:szCs w:val="18"/>
        </w:rPr>
        <w:t>}</w:t>
      </w:r>
      <w:r w:rsidRPr="00D8742F">
        <w:rPr>
          <w:rFonts w:ascii="Menlo" w:hAnsi="Menlo" w:cs="Menlo"/>
          <w:color w:val="067D17"/>
          <w:sz w:val="18"/>
          <w:szCs w:val="18"/>
        </w:rPr>
        <w:t>"</w:t>
      </w:r>
      <w:r w:rsidRPr="00D8742F">
        <w:rPr>
          <w:rFonts w:ascii="Menlo" w:hAnsi="Menlo" w:cs="Menlo"/>
          <w:color w:val="080808"/>
          <w:sz w:val="18"/>
          <w:szCs w:val="18"/>
        </w:rPr>
        <w:t>)</w:t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    } </w:t>
      </w:r>
      <w:r w:rsidRPr="00D8742F">
        <w:rPr>
          <w:rFonts w:ascii="Menlo" w:hAnsi="Menlo" w:cs="Menlo"/>
          <w:color w:val="0033B3"/>
          <w:sz w:val="18"/>
          <w:szCs w:val="18"/>
        </w:rPr>
        <w:t xml:space="preserve">else </w:t>
      </w:r>
      <w:r w:rsidRPr="00D8742F">
        <w:rPr>
          <w:rFonts w:ascii="Menlo" w:hAnsi="Menlo" w:cs="Menlo"/>
          <w:color w:val="080808"/>
          <w:sz w:val="18"/>
          <w:szCs w:val="18"/>
        </w:rPr>
        <w:t>{</w:t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        </w:t>
      </w:r>
      <w:proofErr w:type="spellStart"/>
      <w:r w:rsidRPr="00D8742F">
        <w:rPr>
          <w:rFonts w:ascii="Menlo" w:hAnsi="Menlo" w:cs="Menlo"/>
          <w:color w:val="000000"/>
          <w:sz w:val="18"/>
          <w:szCs w:val="18"/>
        </w:rPr>
        <w:t>Log</w:t>
      </w:r>
      <w:r w:rsidRPr="00D8742F">
        <w:rPr>
          <w:rFonts w:ascii="Menlo" w:hAnsi="Menlo" w:cs="Menlo"/>
          <w:color w:val="080808"/>
          <w:sz w:val="18"/>
          <w:szCs w:val="18"/>
        </w:rPr>
        <w:t>.d</w:t>
      </w:r>
      <w:proofErr w:type="spellEnd"/>
      <w:r w:rsidRPr="00D8742F">
        <w:rPr>
          <w:rFonts w:ascii="Menlo" w:hAnsi="Menlo" w:cs="Menlo"/>
          <w:color w:val="080808"/>
          <w:sz w:val="18"/>
          <w:szCs w:val="18"/>
        </w:rPr>
        <w:t>(</w:t>
      </w:r>
      <w:r w:rsidRPr="00D8742F">
        <w:rPr>
          <w:rFonts w:ascii="Menlo" w:hAnsi="Menlo" w:cs="Menlo"/>
          <w:color w:val="871094"/>
          <w:sz w:val="18"/>
          <w:szCs w:val="18"/>
        </w:rPr>
        <w:t>TAG</w:t>
      </w:r>
      <w:r w:rsidRPr="00D8742F">
        <w:rPr>
          <w:rFonts w:ascii="Menlo" w:hAnsi="Menlo" w:cs="Menlo"/>
          <w:color w:val="080808"/>
          <w:sz w:val="18"/>
          <w:szCs w:val="18"/>
        </w:rPr>
        <w:t xml:space="preserve">, </w:t>
      </w:r>
      <w:r w:rsidRPr="00D8742F">
        <w:rPr>
          <w:rFonts w:ascii="Menlo" w:hAnsi="Menlo" w:cs="Menlo"/>
          <w:color w:val="067D17"/>
          <w:sz w:val="18"/>
          <w:szCs w:val="18"/>
        </w:rPr>
        <w:t>"</w:t>
      </w:r>
      <w:r w:rsidRPr="00D8742F">
        <w:rPr>
          <w:rFonts w:ascii="Menlo" w:hAnsi="Menlo" w:cs="Menlo"/>
          <w:color w:val="0037A6"/>
          <w:sz w:val="18"/>
          <w:szCs w:val="18"/>
        </w:rPr>
        <w:t>$</w:t>
      </w:r>
      <w:r w:rsidRPr="00D8742F">
        <w:rPr>
          <w:rFonts w:ascii="Menlo" w:hAnsi="Menlo" w:cs="Menlo"/>
          <w:color w:val="000000"/>
          <w:sz w:val="18"/>
          <w:szCs w:val="18"/>
        </w:rPr>
        <w:t>source</w:t>
      </w:r>
      <w:r w:rsidRPr="00D8742F">
        <w:rPr>
          <w:rFonts w:ascii="Menlo" w:hAnsi="Menlo" w:cs="Menlo"/>
          <w:color w:val="067D17"/>
          <w:sz w:val="18"/>
          <w:szCs w:val="18"/>
        </w:rPr>
        <w:t xml:space="preserve"> data: null"</w:t>
      </w:r>
      <w:r w:rsidRPr="00D8742F">
        <w:rPr>
          <w:rFonts w:ascii="Menlo" w:hAnsi="Menlo" w:cs="Menlo"/>
          <w:color w:val="080808"/>
          <w:sz w:val="18"/>
          <w:szCs w:val="18"/>
        </w:rPr>
        <w:t>)</w:t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    }</w:t>
      </w:r>
      <w:r w:rsidRPr="00D8742F">
        <w:rPr>
          <w:rFonts w:ascii="Menlo" w:hAnsi="Menlo" w:cs="Menlo"/>
          <w:color w:val="080808"/>
          <w:sz w:val="18"/>
          <w:szCs w:val="18"/>
        </w:rPr>
        <w:br/>
        <w:t xml:space="preserve">    </w:t>
      </w:r>
      <w:r w:rsidRPr="00D8742F">
        <w:rPr>
          <w:rFonts w:ascii="Menlo" w:hAnsi="Menlo" w:cs="Menlo"/>
          <w:b/>
          <w:bCs/>
          <w:color w:val="080808"/>
          <w:sz w:val="18"/>
          <w:szCs w:val="18"/>
        </w:rPr>
        <w:t>}</w:t>
      </w:r>
      <w:r w:rsidRPr="00D8742F">
        <w:rPr>
          <w:rFonts w:ascii="Menlo" w:hAnsi="Menlo" w:cs="Menlo"/>
          <w:b/>
          <w:bCs/>
          <w:color w:val="080808"/>
          <w:sz w:val="18"/>
          <w:szCs w:val="18"/>
        </w:rPr>
        <w:br/>
      </w:r>
      <w:r w:rsidRPr="00D8742F">
        <w:rPr>
          <w:rFonts w:ascii="Menlo" w:hAnsi="Menlo" w:cs="Menlo"/>
          <w:color w:val="080808"/>
          <w:sz w:val="18"/>
          <w:szCs w:val="18"/>
        </w:rPr>
        <w:t>}</w:t>
      </w:r>
    </w:p>
    <w:p w14:paraId="2D33BC9F" w14:textId="77777777" w:rsidR="00D8742F" w:rsidRDefault="00D8742F" w:rsidP="00843666">
      <w:pPr>
        <w:rPr>
          <w:rFonts w:ascii="Garamond" w:hAnsi="Garamond" w:cs="Didot"/>
          <w:lang w:val="en-AU" w:eastAsia="en-AU"/>
        </w:rPr>
      </w:pPr>
    </w:p>
    <w:p w14:paraId="091C49C8" w14:textId="77777777" w:rsidR="002C4F29" w:rsidRPr="00843666" w:rsidRDefault="002C4F29" w:rsidP="00843666">
      <w:pPr>
        <w:rPr>
          <w:rFonts w:ascii="Garamond" w:hAnsi="Garamond" w:cs="Didot"/>
          <w:lang w:val="en-AU" w:eastAsia="en-AU"/>
        </w:rPr>
      </w:pPr>
    </w:p>
    <w:p w14:paraId="5AE60536" w14:textId="77777777" w:rsidR="00843666" w:rsidRDefault="00843666" w:rsidP="0052778A">
      <w:pPr>
        <w:jc w:val="both"/>
        <w:rPr>
          <w:rFonts w:ascii="Garamond" w:hAnsi="Garamond" w:cs="Didot"/>
          <w:lang w:val="en-AU" w:eastAsia="en-AU"/>
        </w:rPr>
      </w:pPr>
    </w:p>
    <w:bookmarkEnd w:id="0"/>
    <w:bookmarkEnd w:id="1"/>
    <w:bookmarkEnd w:id="107"/>
    <w:bookmarkEnd w:id="108"/>
    <w:p w14:paraId="6F0E7B78" w14:textId="11FCE03C" w:rsidR="00285447" w:rsidRDefault="00285447"/>
    <w:sectPr w:rsidR="00285447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FA57AF" w14:textId="77777777" w:rsidR="00972BF5" w:rsidRDefault="00972BF5">
      <w:r>
        <w:separator/>
      </w:r>
    </w:p>
  </w:endnote>
  <w:endnote w:type="continuationSeparator" w:id="0">
    <w:p w14:paraId="40491CEF" w14:textId="77777777" w:rsidR="00972BF5" w:rsidRDefault="00972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Didot">
    <w:altName w:val="Didot"/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00000243" w:usb1="02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2508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E68F8F" w14:textId="77777777" w:rsidR="00285CA0" w:rsidRDefault="00B47F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1E4DD1" w14:textId="77777777" w:rsidR="00285CA0" w:rsidRDefault="00972B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995B2" w14:textId="77777777" w:rsidR="00972BF5" w:rsidRDefault="00972BF5">
      <w:r>
        <w:separator/>
      </w:r>
    </w:p>
  </w:footnote>
  <w:footnote w:type="continuationSeparator" w:id="0">
    <w:p w14:paraId="7B934585" w14:textId="77777777" w:rsidR="00972BF5" w:rsidRDefault="00972B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51585"/>
    <w:multiLevelType w:val="multilevel"/>
    <w:tmpl w:val="EDAA2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F2BC4"/>
    <w:multiLevelType w:val="multilevel"/>
    <w:tmpl w:val="937A2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175063"/>
    <w:multiLevelType w:val="multilevel"/>
    <w:tmpl w:val="5BFC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3215CE"/>
    <w:multiLevelType w:val="hybridMultilevel"/>
    <w:tmpl w:val="EBCECBC0"/>
    <w:lvl w:ilvl="0" w:tplc="D94E3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A56371"/>
    <w:multiLevelType w:val="hybridMultilevel"/>
    <w:tmpl w:val="9ADC5EF6"/>
    <w:lvl w:ilvl="0" w:tplc="F0C0A294">
      <w:start w:val="2"/>
      <w:numFmt w:val="bullet"/>
      <w:lvlText w:val="-"/>
      <w:lvlJc w:val="left"/>
      <w:pPr>
        <w:ind w:left="720" w:hanging="360"/>
      </w:pPr>
      <w:rPr>
        <w:rFonts w:ascii="Garamond" w:eastAsia="Times New Roman" w:hAnsi="Garamond" w:cs="Did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9513F"/>
    <w:multiLevelType w:val="multilevel"/>
    <w:tmpl w:val="5F884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78220D"/>
    <w:multiLevelType w:val="hybridMultilevel"/>
    <w:tmpl w:val="E5904E9E"/>
    <w:lvl w:ilvl="0" w:tplc="F1701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360198"/>
    <w:multiLevelType w:val="multilevel"/>
    <w:tmpl w:val="931C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302591"/>
    <w:multiLevelType w:val="hybridMultilevel"/>
    <w:tmpl w:val="E7D43D5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387C10"/>
    <w:multiLevelType w:val="hybridMultilevel"/>
    <w:tmpl w:val="E5904E9E"/>
    <w:lvl w:ilvl="0" w:tplc="F1701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9C69FB"/>
    <w:multiLevelType w:val="hybridMultilevel"/>
    <w:tmpl w:val="E5904E9E"/>
    <w:lvl w:ilvl="0" w:tplc="F1701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7F725C"/>
    <w:multiLevelType w:val="multilevel"/>
    <w:tmpl w:val="EDAA2D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311298"/>
    <w:multiLevelType w:val="multilevel"/>
    <w:tmpl w:val="54E8CC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5035DB"/>
    <w:multiLevelType w:val="multilevel"/>
    <w:tmpl w:val="EDAA2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B40F15"/>
    <w:multiLevelType w:val="hybridMultilevel"/>
    <w:tmpl w:val="A2806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2E7184"/>
    <w:multiLevelType w:val="multilevel"/>
    <w:tmpl w:val="A3A45F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2B460A"/>
    <w:multiLevelType w:val="multilevel"/>
    <w:tmpl w:val="565A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14A32AC"/>
    <w:multiLevelType w:val="hybridMultilevel"/>
    <w:tmpl w:val="07AC8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A66998"/>
    <w:multiLevelType w:val="multilevel"/>
    <w:tmpl w:val="EDAA2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F539CD"/>
    <w:multiLevelType w:val="multilevel"/>
    <w:tmpl w:val="EDAA2D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E44A28"/>
    <w:multiLevelType w:val="multilevel"/>
    <w:tmpl w:val="54E8CC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9F5904"/>
    <w:multiLevelType w:val="multilevel"/>
    <w:tmpl w:val="C1B4B8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261809"/>
    <w:multiLevelType w:val="multilevel"/>
    <w:tmpl w:val="3A2031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253883"/>
    <w:multiLevelType w:val="multilevel"/>
    <w:tmpl w:val="8864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B666DD"/>
    <w:multiLevelType w:val="multilevel"/>
    <w:tmpl w:val="11506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740EBA"/>
    <w:multiLevelType w:val="hybridMultilevel"/>
    <w:tmpl w:val="4C584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045B4"/>
    <w:multiLevelType w:val="multilevel"/>
    <w:tmpl w:val="54E8CC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7078A0"/>
    <w:multiLevelType w:val="multilevel"/>
    <w:tmpl w:val="AF362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EE50A5"/>
    <w:multiLevelType w:val="multilevel"/>
    <w:tmpl w:val="2C5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CC949D6"/>
    <w:multiLevelType w:val="multilevel"/>
    <w:tmpl w:val="ACDA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51224AE"/>
    <w:multiLevelType w:val="multilevel"/>
    <w:tmpl w:val="19D2EF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B6712C"/>
    <w:multiLevelType w:val="multilevel"/>
    <w:tmpl w:val="76E82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A962A8"/>
    <w:multiLevelType w:val="multilevel"/>
    <w:tmpl w:val="353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3"/>
  </w:num>
  <w:num w:numId="5">
    <w:abstractNumId w:val="6"/>
  </w:num>
  <w:num w:numId="6">
    <w:abstractNumId w:val="17"/>
  </w:num>
  <w:num w:numId="7">
    <w:abstractNumId w:val="21"/>
  </w:num>
  <w:num w:numId="8">
    <w:abstractNumId w:val="13"/>
  </w:num>
  <w:num w:numId="9">
    <w:abstractNumId w:val="7"/>
  </w:num>
  <w:num w:numId="10">
    <w:abstractNumId w:val="0"/>
  </w:num>
  <w:num w:numId="11">
    <w:abstractNumId w:val="11"/>
  </w:num>
  <w:num w:numId="12">
    <w:abstractNumId w:val="23"/>
  </w:num>
  <w:num w:numId="13">
    <w:abstractNumId w:val="2"/>
  </w:num>
  <w:num w:numId="14">
    <w:abstractNumId w:val="28"/>
  </w:num>
  <w:num w:numId="15">
    <w:abstractNumId w:val="29"/>
  </w:num>
  <w:num w:numId="16">
    <w:abstractNumId w:val="27"/>
  </w:num>
  <w:num w:numId="17">
    <w:abstractNumId w:val="15"/>
  </w:num>
  <w:num w:numId="18">
    <w:abstractNumId w:val="10"/>
  </w:num>
  <w:num w:numId="19">
    <w:abstractNumId w:val="19"/>
  </w:num>
  <w:num w:numId="20">
    <w:abstractNumId w:val="4"/>
  </w:num>
  <w:num w:numId="21">
    <w:abstractNumId w:val="32"/>
  </w:num>
  <w:num w:numId="22">
    <w:abstractNumId w:val="31"/>
  </w:num>
  <w:num w:numId="23">
    <w:abstractNumId w:val="30"/>
  </w:num>
  <w:num w:numId="24">
    <w:abstractNumId w:val="22"/>
  </w:num>
  <w:num w:numId="25">
    <w:abstractNumId w:val="26"/>
  </w:num>
  <w:num w:numId="26">
    <w:abstractNumId w:val="12"/>
  </w:num>
  <w:num w:numId="27">
    <w:abstractNumId w:val="20"/>
  </w:num>
  <w:num w:numId="28">
    <w:abstractNumId w:val="24"/>
  </w:num>
  <w:num w:numId="29">
    <w:abstractNumId w:val="18"/>
  </w:num>
  <w:num w:numId="30">
    <w:abstractNumId w:val="16"/>
  </w:num>
  <w:num w:numId="31">
    <w:abstractNumId w:val="8"/>
  </w:num>
  <w:num w:numId="32">
    <w:abstractNumId w:val="14"/>
  </w:num>
  <w:num w:numId="33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bdulahi Mohamed Hassen">
    <w15:presenceInfo w15:providerId="AD" w15:userId="S::ah13572@qu.edu.qa::b9e0a6c8-bc14-4161-be92-8a9469018dd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xMTU3MjcyNLM0NDFW0lEKTi0uzszPAykwqgUAlAihvywAAAA="/>
  </w:docVars>
  <w:rsids>
    <w:rsidRoot w:val="00304243"/>
    <w:rsid w:val="00012F8B"/>
    <w:rsid w:val="000336D9"/>
    <w:rsid w:val="0003741A"/>
    <w:rsid w:val="0004396B"/>
    <w:rsid w:val="00057150"/>
    <w:rsid w:val="0006367B"/>
    <w:rsid w:val="00075B7D"/>
    <w:rsid w:val="000A1A87"/>
    <w:rsid w:val="001173E1"/>
    <w:rsid w:val="00123982"/>
    <w:rsid w:val="00140AC2"/>
    <w:rsid w:val="00151DB4"/>
    <w:rsid w:val="00154682"/>
    <w:rsid w:val="00163175"/>
    <w:rsid w:val="0018237C"/>
    <w:rsid w:val="0018713F"/>
    <w:rsid w:val="00187ACF"/>
    <w:rsid w:val="00196FE5"/>
    <w:rsid w:val="001970F8"/>
    <w:rsid w:val="001A0308"/>
    <w:rsid w:val="001A2FB2"/>
    <w:rsid w:val="001B2FF8"/>
    <w:rsid w:val="001B66D9"/>
    <w:rsid w:val="001C478D"/>
    <w:rsid w:val="001C498B"/>
    <w:rsid w:val="001E14B2"/>
    <w:rsid w:val="001E3CD6"/>
    <w:rsid w:val="002005E9"/>
    <w:rsid w:val="00213C00"/>
    <w:rsid w:val="0023471E"/>
    <w:rsid w:val="002368E7"/>
    <w:rsid w:val="002375C5"/>
    <w:rsid w:val="0025247F"/>
    <w:rsid w:val="00263141"/>
    <w:rsid w:val="00285447"/>
    <w:rsid w:val="0029150B"/>
    <w:rsid w:val="00293DB6"/>
    <w:rsid w:val="00296876"/>
    <w:rsid w:val="002A31A2"/>
    <w:rsid w:val="002A3ED0"/>
    <w:rsid w:val="002C4F29"/>
    <w:rsid w:val="002D4BD5"/>
    <w:rsid w:val="002F6CF5"/>
    <w:rsid w:val="00301B0C"/>
    <w:rsid w:val="00304243"/>
    <w:rsid w:val="00307FDA"/>
    <w:rsid w:val="0031504B"/>
    <w:rsid w:val="00320149"/>
    <w:rsid w:val="003259C5"/>
    <w:rsid w:val="0033390D"/>
    <w:rsid w:val="00335AAB"/>
    <w:rsid w:val="0034438F"/>
    <w:rsid w:val="00346A01"/>
    <w:rsid w:val="00375058"/>
    <w:rsid w:val="00384D18"/>
    <w:rsid w:val="003937E3"/>
    <w:rsid w:val="003A0C79"/>
    <w:rsid w:val="003B63A2"/>
    <w:rsid w:val="003B763A"/>
    <w:rsid w:val="003C2EEB"/>
    <w:rsid w:val="003C3BD7"/>
    <w:rsid w:val="003C60B2"/>
    <w:rsid w:val="003D170A"/>
    <w:rsid w:val="003E6054"/>
    <w:rsid w:val="00401CA9"/>
    <w:rsid w:val="00405222"/>
    <w:rsid w:val="00407161"/>
    <w:rsid w:val="00426AE1"/>
    <w:rsid w:val="00444179"/>
    <w:rsid w:val="00462E19"/>
    <w:rsid w:val="004644BD"/>
    <w:rsid w:val="00464861"/>
    <w:rsid w:val="00476972"/>
    <w:rsid w:val="004A459E"/>
    <w:rsid w:val="004B2CCE"/>
    <w:rsid w:val="004C2DA1"/>
    <w:rsid w:val="004C6611"/>
    <w:rsid w:val="004C6CA2"/>
    <w:rsid w:val="004D3198"/>
    <w:rsid w:val="004D7379"/>
    <w:rsid w:val="004E1E0D"/>
    <w:rsid w:val="00502DA1"/>
    <w:rsid w:val="0051336D"/>
    <w:rsid w:val="00517D2A"/>
    <w:rsid w:val="0052778A"/>
    <w:rsid w:val="00541882"/>
    <w:rsid w:val="005906B4"/>
    <w:rsid w:val="00595F83"/>
    <w:rsid w:val="005B0E1C"/>
    <w:rsid w:val="005D59F9"/>
    <w:rsid w:val="00607573"/>
    <w:rsid w:val="00620EB1"/>
    <w:rsid w:val="006349FD"/>
    <w:rsid w:val="00647545"/>
    <w:rsid w:val="0066479D"/>
    <w:rsid w:val="00665AE6"/>
    <w:rsid w:val="00690C23"/>
    <w:rsid w:val="00696019"/>
    <w:rsid w:val="006B4C1F"/>
    <w:rsid w:val="006B7300"/>
    <w:rsid w:val="006D5EB9"/>
    <w:rsid w:val="006F43A4"/>
    <w:rsid w:val="006F5950"/>
    <w:rsid w:val="007022DC"/>
    <w:rsid w:val="00712605"/>
    <w:rsid w:val="00721CDE"/>
    <w:rsid w:val="00745183"/>
    <w:rsid w:val="0075581F"/>
    <w:rsid w:val="00774DE1"/>
    <w:rsid w:val="007838EC"/>
    <w:rsid w:val="0078431F"/>
    <w:rsid w:val="00787B6B"/>
    <w:rsid w:val="00790FEE"/>
    <w:rsid w:val="007912CC"/>
    <w:rsid w:val="007B01EE"/>
    <w:rsid w:val="00803FD4"/>
    <w:rsid w:val="00807B6A"/>
    <w:rsid w:val="00814203"/>
    <w:rsid w:val="00833B2D"/>
    <w:rsid w:val="00842628"/>
    <w:rsid w:val="00843666"/>
    <w:rsid w:val="008464E7"/>
    <w:rsid w:val="0085041A"/>
    <w:rsid w:val="00857157"/>
    <w:rsid w:val="00873FB9"/>
    <w:rsid w:val="008B75C4"/>
    <w:rsid w:val="008B7D66"/>
    <w:rsid w:val="008E494A"/>
    <w:rsid w:val="008F67F9"/>
    <w:rsid w:val="00902C81"/>
    <w:rsid w:val="00927EAF"/>
    <w:rsid w:val="00930904"/>
    <w:rsid w:val="00950A85"/>
    <w:rsid w:val="00954787"/>
    <w:rsid w:val="00957BB0"/>
    <w:rsid w:val="00962680"/>
    <w:rsid w:val="0096409D"/>
    <w:rsid w:val="00972BF5"/>
    <w:rsid w:val="009A374A"/>
    <w:rsid w:val="009B669E"/>
    <w:rsid w:val="009D3ABE"/>
    <w:rsid w:val="009D5C3A"/>
    <w:rsid w:val="009E51B4"/>
    <w:rsid w:val="00A01348"/>
    <w:rsid w:val="00A331BB"/>
    <w:rsid w:val="00A35573"/>
    <w:rsid w:val="00A52C80"/>
    <w:rsid w:val="00A93D92"/>
    <w:rsid w:val="00A95DF1"/>
    <w:rsid w:val="00AA4D35"/>
    <w:rsid w:val="00AB1471"/>
    <w:rsid w:val="00AB37FF"/>
    <w:rsid w:val="00AC5E7E"/>
    <w:rsid w:val="00AE671A"/>
    <w:rsid w:val="00B11E52"/>
    <w:rsid w:val="00B15978"/>
    <w:rsid w:val="00B46AEF"/>
    <w:rsid w:val="00B47FA0"/>
    <w:rsid w:val="00B5381D"/>
    <w:rsid w:val="00B73F69"/>
    <w:rsid w:val="00B74658"/>
    <w:rsid w:val="00B77654"/>
    <w:rsid w:val="00B86838"/>
    <w:rsid w:val="00B90910"/>
    <w:rsid w:val="00BB350B"/>
    <w:rsid w:val="00BC41E1"/>
    <w:rsid w:val="00BF42F7"/>
    <w:rsid w:val="00BF5697"/>
    <w:rsid w:val="00C17279"/>
    <w:rsid w:val="00C209A8"/>
    <w:rsid w:val="00C315A5"/>
    <w:rsid w:val="00C41870"/>
    <w:rsid w:val="00C50BC7"/>
    <w:rsid w:val="00C52B41"/>
    <w:rsid w:val="00C65106"/>
    <w:rsid w:val="00C826D1"/>
    <w:rsid w:val="00C8623E"/>
    <w:rsid w:val="00C87025"/>
    <w:rsid w:val="00C917A3"/>
    <w:rsid w:val="00C93810"/>
    <w:rsid w:val="00CA2D8C"/>
    <w:rsid w:val="00CA646A"/>
    <w:rsid w:val="00CA6C69"/>
    <w:rsid w:val="00CA737A"/>
    <w:rsid w:val="00CC0E05"/>
    <w:rsid w:val="00CE1BA9"/>
    <w:rsid w:val="00CF5401"/>
    <w:rsid w:val="00D024E4"/>
    <w:rsid w:val="00D317B1"/>
    <w:rsid w:val="00D57867"/>
    <w:rsid w:val="00D65207"/>
    <w:rsid w:val="00D7507A"/>
    <w:rsid w:val="00D8742F"/>
    <w:rsid w:val="00DB62F9"/>
    <w:rsid w:val="00DB6C90"/>
    <w:rsid w:val="00DB7670"/>
    <w:rsid w:val="00DC0F4D"/>
    <w:rsid w:val="00DD400C"/>
    <w:rsid w:val="00DD4031"/>
    <w:rsid w:val="00DE2236"/>
    <w:rsid w:val="00DF2D01"/>
    <w:rsid w:val="00DF4DBF"/>
    <w:rsid w:val="00E037DB"/>
    <w:rsid w:val="00E16C4E"/>
    <w:rsid w:val="00E260BE"/>
    <w:rsid w:val="00E44837"/>
    <w:rsid w:val="00E505FF"/>
    <w:rsid w:val="00E54F5B"/>
    <w:rsid w:val="00E608A4"/>
    <w:rsid w:val="00E70ACC"/>
    <w:rsid w:val="00EB1BD4"/>
    <w:rsid w:val="00EB5BC5"/>
    <w:rsid w:val="00EB7872"/>
    <w:rsid w:val="00ED1956"/>
    <w:rsid w:val="00ED5BBF"/>
    <w:rsid w:val="00ED5D6C"/>
    <w:rsid w:val="00EF3EC8"/>
    <w:rsid w:val="00EF4311"/>
    <w:rsid w:val="00F055BD"/>
    <w:rsid w:val="00F130EF"/>
    <w:rsid w:val="00F36BAD"/>
    <w:rsid w:val="00F3718E"/>
    <w:rsid w:val="00F52FC6"/>
    <w:rsid w:val="00F55C19"/>
    <w:rsid w:val="00F916BF"/>
    <w:rsid w:val="00F957D7"/>
    <w:rsid w:val="00FA0CF3"/>
    <w:rsid w:val="00FA14A9"/>
    <w:rsid w:val="00FE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D38E4"/>
  <w15:chartTrackingRefBased/>
  <w15:docId w15:val="{84FA803A-A438-5A47-91FC-CA4CC1C0A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E1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4243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424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24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304243"/>
    <w:pPr>
      <w:ind w:left="720"/>
    </w:pPr>
    <w:rPr>
      <w:lang w:val="en-AU"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3042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424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4243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042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4243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042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424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04243"/>
    <w:rPr>
      <w:color w:val="0000FF"/>
      <w:u w:val="single"/>
    </w:rPr>
  </w:style>
  <w:style w:type="character" w:customStyle="1" w:styleId="lit">
    <w:name w:val="lit"/>
    <w:basedOn w:val="DefaultParagraphFont"/>
    <w:rsid w:val="00FA14A9"/>
  </w:style>
  <w:style w:type="character" w:customStyle="1" w:styleId="pun">
    <w:name w:val="pun"/>
    <w:basedOn w:val="DefaultParagraphFont"/>
    <w:rsid w:val="00FA14A9"/>
  </w:style>
  <w:style w:type="character" w:customStyle="1" w:styleId="pln">
    <w:name w:val="pln"/>
    <w:basedOn w:val="DefaultParagraphFont"/>
    <w:rsid w:val="00FA14A9"/>
  </w:style>
  <w:style w:type="character" w:customStyle="1" w:styleId="kwd">
    <w:name w:val="kwd"/>
    <w:basedOn w:val="DefaultParagraphFont"/>
    <w:rsid w:val="00FA14A9"/>
  </w:style>
  <w:style w:type="character" w:customStyle="1" w:styleId="str">
    <w:name w:val="str"/>
    <w:basedOn w:val="DefaultParagraphFont"/>
    <w:rsid w:val="00012F8B"/>
  </w:style>
  <w:style w:type="character" w:customStyle="1" w:styleId="typ">
    <w:name w:val="typ"/>
    <w:basedOn w:val="DefaultParagraphFont"/>
    <w:rsid w:val="001A2FB2"/>
  </w:style>
  <w:style w:type="character" w:customStyle="1" w:styleId="apple-converted-space">
    <w:name w:val="apple-converted-space"/>
    <w:basedOn w:val="DefaultParagraphFont"/>
    <w:rsid w:val="00930904"/>
  </w:style>
  <w:style w:type="character" w:styleId="HTMLCode">
    <w:name w:val="HTML Code"/>
    <w:basedOn w:val="DefaultParagraphFont"/>
    <w:uiPriority w:val="99"/>
    <w:semiHidden/>
    <w:unhideWhenUsed/>
    <w:rsid w:val="00930904"/>
    <w:rPr>
      <w:rFonts w:ascii="Courier New" w:eastAsia="Times New Roman" w:hAnsi="Courier New" w:cs="Courier New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3A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3ABE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A3ED0"/>
    <w:rPr>
      <w:color w:val="605E5C"/>
      <w:shd w:val="clear" w:color="auto" w:fill="E1DFDD"/>
    </w:rPr>
  </w:style>
  <w:style w:type="character" w:customStyle="1" w:styleId="a12g-setup-instruction-hint">
    <w:name w:val="a12g-setup-instruction-hint"/>
    <w:basedOn w:val="DefaultParagraphFont"/>
    <w:rsid w:val="002D4BD5"/>
  </w:style>
  <w:style w:type="character" w:customStyle="1" w:styleId="com">
    <w:name w:val="com"/>
    <w:basedOn w:val="DefaultParagraphFont"/>
    <w:rsid w:val="002D4BD5"/>
  </w:style>
  <w:style w:type="character" w:styleId="Emphasis">
    <w:name w:val="Emphasis"/>
    <w:basedOn w:val="DefaultParagraphFont"/>
    <w:uiPriority w:val="20"/>
    <w:qFormat/>
    <w:rsid w:val="008436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89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9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66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0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7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1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firebase.google.com/docs/android/learn-more" TargetMode="External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onsole.firebase.google.com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microsoft.com/office/2011/relationships/people" Target="peop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21:54:39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3DD97E1-EEDA-2849-BEB9-FD1A63D9E5A9}">
  <we:reference id="wa200001011" version="1.1.0.0" store="en-US" storeType="OMEX"/>
  <we:alternateReferences>
    <we:reference id="wa200001011" version="1.1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1107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Abdulahi Mohamed Hassen</dc:creator>
  <cp:keywords/>
  <dc:description/>
  <cp:lastModifiedBy>Abdulahi Mohamed Hassen</cp:lastModifiedBy>
  <cp:revision>17</cp:revision>
  <cp:lastPrinted>2020-10-31T00:22:00Z</cp:lastPrinted>
  <dcterms:created xsi:type="dcterms:W3CDTF">2020-11-04T03:10:00Z</dcterms:created>
  <dcterms:modified xsi:type="dcterms:W3CDTF">2020-11-11T21:07:00Z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documentId_9812</vt:lpwstr>
  </property>
  <property fmtid="{D5CDD505-2E9C-101B-9397-08002B2CF9AE}" pid="3" name="grammarly_documentContext">
    <vt:lpwstr>{"goals":[],"domain":"general","emotions":[],"dialect":"canadian"}</vt:lpwstr>
  </property>
</Properties>
</file>